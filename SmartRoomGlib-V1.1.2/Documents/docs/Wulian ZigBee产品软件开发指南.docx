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61D" w:rsidRPr="005A48F5" w:rsidRDefault="0029261D" w:rsidP="0029261D">
      <w:pPr>
        <w:rPr>
          <w:b/>
        </w:rPr>
      </w:pPr>
      <w:r w:rsidRPr="005A48F5">
        <w:rPr>
          <w:rFonts w:hint="eastAsia"/>
          <w:b/>
        </w:rPr>
        <w:t>内部事项</w:t>
      </w:r>
    </w:p>
    <w:p w:rsidR="0029261D" w:rsidRDefault="0029261D" w:rsidP="0029261D">
      <w:pPr>
        <w:pStyle w:val="a8"/>
        <w:outlineLvl w:val="9"/>
      </w:pPr>
    </w:p>
    <w:p w:rsidR="0029261D" w:rsidRDefault="0029261D" w:rsidP="0029261D">
      <w:pPr>
        <w:pStyle w:val="a8"/>
        <w:outlineLvl w:val="9"/>
      </w:pPr>
    </w:p>
    <w:p w:rsidR="0029261D" w:rsidRDefault="0029261D" w:rsidP="0029261D">
      <w:pPr>
        <w:pStyle w:val="a8"/>
      </w:pPr>
      <w:bookmarkStart w:id="0" w:name="_Toc435800871"/>
      <w:bookmarkStart w:id="1" w:name="_Toc455429190"/>
      <w:proofErr w:type="spellStart"/>
      <w:r w:rsidRPr="0029261D">
        <w:t>Wulian</w:t>
      </w:r>
      <w:proofErr w:type="spellEnd"/>
      <w:r>
        <w:t xml:space="preserve"> </w:t>
      </w:r>
      <w:r w:rsidRPr="00F0440E">
        <w:rPr>
          <w:rFonts w:hint="eastAsia"/>
        </w:rPr>
        <w:t>ZigBee</w:t>
      </w:r>
      <w:r>
        <w:rPr>
          <w:rFonts w:hint="eastAsia"/>
        </w:rPr>
        <w:t>产品</w:t>
      </w:r>
      <w:bookmarkEnd w:id="0"/>
      <w:bookmarkEnd w:id="1"/>
    </w:p>
    <w:p w:rsidR="0029261D" w:rsidRDefault="0029261D" w:rsidP="0029261D">
      <w:pPr>
        <w:pStyle w:val="af7"/>
      </w:pPr>
      <w:bookmarkStart w:id="2" w:name="_Toc455429191"/>
      <w:r w:rsidRPr="00F0440E">
        <w:rPr>
          <w:rFonts w:hint="eastAsia"/>
        </w:rPr>
        <w:t>软件开发指南</w:t>
      </w:r>
      <w:bookmarkEnd w:id="2"/>
    </w:p>
    <w:p w:rsidR="0029261D" w:rsidRDefault="0029261D" w:rsidP="0029261D">
      <w:pPr>
        <w:pStyle w:val="a8"/>
        <w:outlineLvl w:val="9"/>
      </w:pPr>
    </w:p>
    <w:p w:rsidR="0029261D" w:rsidRPr="00C23A4E" w:rsidRDefault="0029261D" w:rsidP="0029261D">
      <w:pPr>
        <w:pStyle w:val="a8"/>
        <w:outlineLvl w:val="9"/>
      </w:pP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4"/>
        <w:gridCol w:w="1344"/>
        <w:gridCol w:w="4692"/>
      </w:tblGrid>
      <w:tr w:rsidR="004F67D3">
        <w:trPr>
          <w:cantSplit/>
          <w:trHeight w:val="319"/>
        </w:trPr>
        <w:tc>
          <w:tcPr>
            <w:tcW w:w="2684" w:type="dxa"/>
            <w:vMerge w:val="restart"/>
          </w:tcPr>
          <w:p w:rsidR="004F67D3" w:rsidRDefault="00611A95">
            <w:pPr>
              <w:rPr>
                <w:rFonts w:ascii="宋体" w:hAnsi="宋体"/>
                <w:color w:val="000000"/>
              </w:rPr>
            </w:pPr>
            <w:r>
              <w:rPr>
                <w:rFonts w:ascii="宋体" w:hAnsi="宋体" w:hint="eastAsia"/>
                <w:color w:val="000000"/>
              </w:rPr>
              <w:t>文件状态：</w:t>
            </w:r>
          </w:p>
          <w:p w:rsidR="004F67D3" w:rsidRDefault="00611A95">
            <w:pPr>
              <w:ind w:firstLineChars="100" w:firstLine="224"/>
              <w:rPr>
                <w:rFonts w:ascii="宋体" w:hAnsi="宋体"/>
                <w:color w:val="000000"/>
              </w:rPr>
            </w:pPr>
            <w:r>
              <w:rPr>
                <w:rFonts w:ascii="宋体" w:hAnsi="宋体" w:hint="eastAsia"/>
                <w:color w:val="000000"/>
              </w:rPr>
              <w:t>[</w:t>
            </w:r>
            <w:r w:rsidR="00C05E52">
              <w:rPr>
                <w:rFonts w:ascii="宋体" w:hAnsi="宋体" w:hint="eastAsia"/>
                <w:color w:val="000000"/>
              </w:rPr>
              <w:t>√</w:t>
            </w:r>
            <w:r>
              <w:rPr>
                <w:rFonts w:ascii="宋体" w:hAnsi="宋体" w:hint="eastAsia"/>
                <w:color w:val="000000"/>
              </w:rPr>
              <w:t>] 草稿</w:t>
            </w:r>
          </w:p>
          <w:p w:rsidR="004F67D3" w:rsidRDefault="00611A95">
            <w:pPr>
              <w:ind w:firstLineChars="100" w:firstLine="224"/>
              <w:rPr>
                <w:rFonts w:ascii="宋体" w:hAnsi="宋体"/>
                <w:color w:val="000000"/>
              </w:rPr>
            </w:pPr>
            <w:r>
              <w:rPr>
                <w:rFonts w:ascii="宋体" w:hAnsi="宋体" w:hint="eastAsia"/>
                <w:color w:val="000000"/>
              </w:rPr>
              <w:t>[</w:t>
            </w:r>
            <w:r w:rsidR="006E5692">
              <w:rPr>
                <w:rFonts w:ascii="宋体" w:hAnsi="宋体"/>
                <w:color w:val="000000"/>
              </w:rPr>
              <w:t xml:space="preserve">  </w:t>
            </w:r>
            <w:r>
              <w:rPr>
                <w:rFonts w:ascii="宋体" w:hAnsi="宋体" w:hint="eastAsia"/>
                <w:color w:val="000000"/>
              </w:rPr>
              <w:t>] 正式发布</w:t>
            </w:r>
          </w:p>
          <w:p w:rsidR="004F67D3" w:rsidRDefault="00074531" w:rsidP="00C05E52">
            <w:pPr>
              <w:ind w:firstLineChars="100" w:firstLine="224"/>
              <w:rPr>
                <w:color w:val="000000"/>
              </w:rPr>
            </w:pPr>
            <w:r>
              <w:rPr>
                <w:rFonts w:ascii="宋体" w:hAnsi="宋体" w:hint="eastAsia"/>
                <w:color w:val="000000"/>
              </w:rPr>
              <w:t>[</w:t>
            </w:r>
            <w:r w:rsidR="00D86EBD">
              <w:rPr>
                <w:rFonts w:ascii="宋体" w:hAnsi="宋体"/>
                <w:color w:val="000000"/>
              </w:rPr>
              <w:t xml:space="preserve">  </w:t>
            </w:r>
            <w:r w:rsidR="00611A95">
              <w:rPr>
                <w:rFonts w:ascii="宋体" w:hAnsi="宋体" w:hint="eastAsia"/>
                <w:color w:val="000000"/>
              </w:rPr>
              <w:t>]</w:t>
            </w:r>
            <w:r w:rsidR="0029261D">
              <w:rPr>
                <w:rFonts w:ascii="宋体" w:hAnsi="宋体"/>
                <w:color w:val="000000"/>
              </w:rPr>
              <w:t xml:space="preserve"> </w:t>
            </w:r>
            <w:r w:rsidR="00611A95">
              <w:rPr>
                <w:rFonts w:ascii="宋体" w:hAnsi="宋体" w:hint="eastAsia"/>
                <w:color w:val="000000"/>
              </w:rPr>
              <w:t>正在修改</w:t>
            </w:r>
          </w:p>
        </w:tc>
        <w:tc>
          <w:tcPr>
            <w:tcW w:w="1344" w:type="dxa"/>
            <w:shd w:val="clear" w:color="auto" w:fill="D9D9D9"/>
          </w:tcPr>
          <w:p w:rsidR="004F67D3" w:rsidRDefault="00611A95">
            <w:pPr>
              <w:rPr>
                <w:color w:val="000000"/>
              </w:rPr>
            </w:pPr>
            <w:r>
              <w:rPr>
                <w:rFonts w:hint="eastAsia"/>
                <w:color w:val="000000"/>
              </w:rPr>
              <w:t>文件</w:t>
            </w:r>
            <w:r w:rsidR="0029261D">
              <w:rPr>
                <w:rFonts w:hint="eastAsia"/>
              </w:rPr>
              <w:t>编号</w:t>
            </w:r>
            <w:r>
              <w:rPr>
                <w:rFonts w:hint="eastAsia"/>
                <w:color w:val="000000"/>
              </w:rPr>
              <w:t>：</w:t>
            </w:r>
          </w:p>
        </w:tc>
        <w:tc>
          <w:tcPr>
            <w:tcW w:w="4692" w:type="dxa"/>
          </w:tcPr>
          <w:p w:rsidR="004F67D3" w:rsidRDefault="007D6A0D">
            <w:pPr>
              <w:rPr>
                <w:color w:val="000000"/>
              </w:rPr>
            </w:pPr>
            <w:r>
              <w:t>XX</w:t>
            </w:r>
            <w:r w:rsidRPr="00454C70">
              <w:t>-</w:t>
            </w:r>
            <w:r>
              <w:t>XX</w:t>
            </w:r>
            <w:r w:rsidRPr="00454C70">
              <w:t>-</w:t>
            </w:r>
            <w:r>
              <w:t>XX</w:t>
            </w:r>
            <w:r w:rsidRPr="00454C70">
              <w:t>-</w:t>
            </w:r>
            <w:r>
              <w:t>XX</w:t>
            </w:r>
          </w:p>
        </w:tc>
      </w:tr>
      <w:tr w:rsidR="004F67D3">
        <w:trPr>
          <w:cantSplit/>
          <w:trHeight w:val="319"/>
        </w:trPr>
        <w:tc>
          <w:tcPr>
            <w:tcW w:w="2684" w:type="dxa"/>
            <w:vMerge/>
          </w:tcPr>
          <w:p w:rsidR="004F67D3" w:rsidRDefault="004F67D3">
            <w:pPr>
              <w:ind w:firstLineChars="200" w:firstLine="448"/>
              <w:rPr>
                <w:color w:val="000000"/>
              </w:rPr>
            </w:pPr>
          </w:p>
        </w:tc>
        <w:tc>
          <w:tcPr>
            <w:tcW w:w="1344" w:type="dxa"/>
            <w:shd w:val="clear" w:color="auto" w:fill="D9D9D9"/>
          </w:tcPr>
          <w:p w:rsidR="004F67D3" w:rsidRDefault="00611A95">
            <w:pPr>
              <w:rPr>
                <w:color w:val="000000"/>
              </w:rPr>
            </w:pPr>
            <w:r>
              <w:rPr>
                <w:rFonts w:hint="eastAsia"/>
                <w:color w:val="000000"/>
              </w:rPr>
              <w:t>当前版本：</w:t>
            </w:r>
          </w:p>
        </w:tc>
        <w:tc>
          <w:tcPr>
            <w:tcW w:w="4692" w:type="dxa"/>
          </w:tcPr>
          <w:p w:rsidR="004F67D3" w:rsidRDefault="009E7354">
            <w:pPr>
              <w:rPr>
                <w:color w:val="000000"/>
              </w:rPr>
            </w:pPr>
            <w:r>
              <w:rPr>
                <w:color w:val="000000"/>
              </w:rPr>
              <w:t>V</w:t>
            </w:r>
            <w:r w:rsidR="00611A95">
              <w:rPr>
                <w:rFonts w:hint="eastAsia"/>
                <w:color w:val="000000"/>
              </w:rPr>
              <w:t>0.</w:t>
            </w:r>
            <w:del w:id="3" w:author="余峥峥" w:date="2016-08-03T10:08:00Z">
              <w:r w:rsidR="002B33AE" w:rsidDel="00B24E99">
                <w:rPr>
                  <w:color w:val="000000"/>
                </w:rPr>
                <w:delText>4</w:delText>
              </w:r>
            </w:del>
            <w:ins w:id="4" w:author="余峥峥" w:date="2016-08-03T10:08:00Z">
              <w:r w:rsidR="00B24E99">
                <w:rPr>
                  <w:color w:val="000000"/>
                </w:rPr>
                <w:t>5</w:t>
              </w:r>
            </w:ins>
          </w:p>
        </w:tc>
      </w:tr>
      <w:tr w:rsidR="004F67D3">
        <w:trPr>
          <w:cantSplit/>
        </w:trPr>
        <w:tc>
          <w:tcPr>
            <w:tcW w:w="2684" w:type="dxa"/>
            <w:vMerge/>
          </w:tcPr>
          <w:p w:rsidR="004F67D3" w:rsidRDefault="004F67D3">
            <w:pPr>
              <w:ind w:firstLineChars="200" w:firstLine="448"/>
              <w:rPr>
                <w:color w:val="000000"/>
              </w:rPr>
            </w:pPr>
          </w:p>
        </w:tc>
        <w:tc>
          <w:tcPr>
            <w:tcW w:w="1344" w:type="dxa"/>
            <w:shd w:val="clear" w:color="auto" w:fill="D9D9D9"/>
          </w:tcPr>
          <w:p w:rsidR="004F67D3" w:rsidRDefault="00611A95">
            <w:pPr>
              <w:rPr>
                <w:color w:val="000000"/>
              </w:rPr>
            </w:pPr>
            <w:r>
              <w:rPr>
                <w:rFonts w:hint="eastAsia"/>
                <w:color w:val="000000"/>
              </w:rPr>
              <w:t>作者：</w:t>
            </w:r>
          </w:p>
        </w:tc>
        <w:tc>
          <w:tcPr>
            <w:tcW w:w="4692" w:type="dxa"/>
          </w:tcPr>
          <w:p w:rsidR="004F67D3" w:rsidRDefault="00C05E52">
            <w:pPr>
              <w:rPr>
                <w:color w:val="000000"/>
              </w:rPr>
            </w:pPr>
            <w:r>
              <w:rPr>
                <w:rFonts w:hint="eastAsia"/>
                <w:color w:val="000000"/>
              </w:rPr>
              <w:t>余峥峥</w:t>
            </w:r>
          </w:p>
        </w:tc>
      </w:tr>
      <w:tr w:rsidR="004F67D3">
        <w:trPr>
          <w:cantSplit/>
        </w:trPr>
        <w:tc>
          <w:tcPr>
            <w:tcW w:w="2684" w:type="dxa"/>
            <w:vMerge/>
          </w:tcPr>
          <w:p w:rsidR="004F67D3" w:rsidRDefault="004F67D3">
            <w:pPr>
              <w:ind w:firstLineChars="200" w:firstLine="448"/>
              <w:rPr>
                <w:color w:val="000000"/>
              </w:rPr>
            </w:pPr>
          </w:p>
        </w:tc>
        <w:tc>
          <w:tcPr>
            <w:tcW w:w="1344" w:type="dxa"/>
            <w:shd w:val="clear" w:color="auto" w:fill="D9D9D9"/>
          </w:tcPr>
          <w:p w:rsidR="004F67D3" w:rsidRDefault="00611A95">
            <w:pPr>
              <w:rPr>
                <w:color w:val="000000"/>
              </w:rPr>
            </w:pPr>
            <w:r>
              <w:rPr>
                <w:rFonts w:hint="eastAsia"/>
                <w:color w:val="000000"/>
              </w:rPr>
              <w:t>完成日期：</w:t>
            </w:r>
          </w:p>
        </w:tc>
        <w:tc>
          <w:tcPr>
            <w:tcW w:w="4692" w:type="dxa"/>
          </w:tcPr>
          <w:p w:rsidR="004F67D3" w:rsidRDefault="00D86EBD" w:rsidP="00D86EBD">
            <w:pPr>
              <w:rPr>
                <w:color w:val="000000"/>
              </w:rPr>
            </w:pPr>
            <w:r>
              <w:rPr>
                <w:color w:val="000000"/>
              </w:rPr>
              <w:fldChar w:fldCharType="begin"/>
            </w:r>
            <w:r>
              <w:rPr>
                <w:color w:val="000000"/>
              </w:rPr>
              <w:instrText xml:space="preserve"> </w:instrText>
            </w:r>
            <w:r>
              <w:rPr>
                <w:rFonts w:hint="eastAsia"/>
                <w:color w:val="000000"/>
              </w:rPr>
              <w:instrText>SAVEDATE  \@ "yyyy/M/d"  \* MERGEFORMAT</w:instrText>
            </w:r>
            <w:r>
              <w:rPr>
                <w:color w:val="000000"/>
              </w:rPr>
              <w:instrText xml:space="preserve"> </w:instrText>
            </w:r>
            <w:r>
              <w:rPr>
                <w:color w:val="000000"/>
              </w:rPr>
              <w:fldChar w:fldCharType="separate"/>
            </w:r>
            <w:ins w:id="5" w:author="余峥峥" w:date="2016-08-03T17:05:00Z">
              <w:r w:rsidR="00760F7E">
                <w:rPr>
                  <w:noProof/>
                  <w:color w:val="000000"/>
                </w:rPr>
                <w:t>2016/8/3</w:t>
              </w:r>
            </w:ins>
            <w:del w:id="6" w:author="余峥峥" w:date="2016-08-03T17:05:00Z">
              <w:r w:rsidR="00445547" w:rsidDel="00760F7E">
                <w:rPr>
                  <w:noProof/>
                  <w:color w:val="000000"/>
                </w:rPr>
                <w:delText>2016/8/2</w:delText>
              </w:r>
            </w:del>
            <w:r>
              <w:rPr>
                <w:color w:val="000000"/>
              </w:rPr>
              <w:fldChar w:fldCharType="end"/>
            </w:r>
          </w:p>
        </w:tc>
      </w:tr>
    </w:tbl>
    <w:p w:rsidR="004F67D3" w:rsidRDefault="00A72429">
      <w:pPr>
        <w:rPr>
          <w:color w:val="000000"/>
        </w:rPr>
      </w:pPr>
      <w:r>
        <w:rPr>
          <w:noProof/>
          <w:color w:val="000000"/>
          <w:sz w:val="20"/>
        </w:rPr>
        <mc:AlternateContent>
          <mc:Choice Requires="wps">
            <w:drawing>
              <wp:anchor distT="0" distB="0" distL="114300" distR="114300" simplePos="0" relativeHeight="251657728" behindDoc="0" locked="0" layoutInCell="1" allowOverlap="1" wp14:anchorId="32752DE9" wp14:editId="546F1265">
                <wp:simplePos x="0" y="0"/>
                <wp:positionH relativeFrom="column">
                  <wp:posOffset>71120</wp:posOffset>
                </wp:positionH>
                <wp:positionV relativeFrom="page">
                  <wp:posOffset>8831580</wp:posOffset>
                </wp:positionV>
                <wp:extent cx="5262880" cy="403225"/>
                <wp:effectExtent l="0" t="1905" r="0" b="4445"/>
                <wp:wrapNone/>
                <wp:docPr id="1"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rnd">
                              <a:solidFill>
                                <a:srgbClr val="000000"/>
                              </a:solidFill>
                              <a:prstDash val="sysDot"/>
                              <a:miter lim="800000"/>
                              <a:headEnd/>
                              <a:tailEnd/>
                            </a14:hiddenLine>
                          </a:ext>
                        </a:extLst>
                      </wps:spPr>
                      <wps:txbx>
                        <w:txbxContent>
                          <w:p w:rsidR="00EF65C4" w:rsidRDefault="00EF65C4" w:rsidP="000E60ED">
                            <w:pPr>
                              <w:pStyle w:val="a3"/>
                              <w:pBdr>
                                <w:bottom w:val="none" w:sz="0" w:space="0" w:color="auto"/>
                              </w:pBdr>
                              <w:tabs>
                                <w:tab w:val="clear" w:pos="4153"/>
                                <w:tab w:val="clear" w:pos="8306"/>
                              </w:tabs>
                              <w:snapToGrid/>
                              <w:rPr>
                                <w:szCs w:val="24"/>
                              </w:rPr>
                            </w:pPr>
                            <w:r>
                              <w:rPr>
                                <w:rFonts w:hint="eastAsia"/>
                                <w:szCs w:val="24"/>
                              </w:rPr>
                              <w:t>南京</w:t>
                            </w:r>
                            <w:r>
                              <w:rPr>
                                <w:szCs w:val="24"/>
                              </w:rPr>
                              <w:t>物联传感技术有限公司</w:t>
                            </w:r>
                          </w:p>
                          <w:p w:rsidR="00EF65C4" w:rsidRDefault="00EF65C4" w:rsidP="000E60ED">
                            <w:pPr>
                              <w:pStyle w:val="a3"/>
                              <w:pBdr>
                                <w:bottom w:val="none" w:sz="0" w:space="0" w:color="auto"/>
                              </w:pBdr>
                              <w:tabs>
                                <w:tab w:val="clear" w:pos="4153"/>
                                <w:tab w:val="clear" w:pos="8306"/>
                              </w:tabs>
                              <w:snapToGrid/>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52DE9" id="_x0000_t202" coordsize="21600,21600" o:spt="202" path="m,l,21600r21600,l21600,xe">
                <v:stroke joinstyle="miter"/>
                <v:path gradientshapeok="t" o:connecttype="rect"/>
              </v:shapetype>
              <v:shape id="Text Box 391" o:spid="_x0000_s1026" type="#_x0000_t202" style="position:absolute;left:0;text-align:left;margin-left:5.6pt;margin-top:695.4pt;width:414.4pt;height:3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" filled="f" stroked="f">
                <v:stroke dashstyle="1 1" endcap="round"/>
                <v:textbox>
                  <w:txbxContent>
                    <w:p w:rsidR="00EF65C4" w:rsidRDefault="00EF65C4" w:rsidP="000E60ED">
                      <w:pPr>
                        <w:pStyle w:val="a3"/>
                        <w:pBdr>
                          <w:bottom w:val="none" w:sz="0" w:space="0" w:color="auto"/>
                        </w:pBdr>
                        <w:tabs>
                          <w:tab w:val="clear" w:pos="4153"/>
                          <w:tab w:val="clear" w:pos="8306"/>
                        </w:tabs>
                        <w:snapToGrid/>
                        <w:rPr>
                          <w:szCs w:val="24"/>
                        </w:rPr>
                      </w:pPr>
                      <w:r>
                        <w:rPr>
                          <w:rFonts w:hint="eastAsia"/>
                          <w:szCs w:val="24"/>
                        </w:rPr>
                        <w:t>南京</w:t>
                      </w:r>
                      <w:r>
                        <w:rPr>
                          <w:szCs w:val="24"/>
                        </w:rPr>
                        <w:t>物联传感技术有限公司</w:t>
                      </w:r>
                    </w:p>
                    <w:p w:rsidR="00EF65C4" w:rsidRDefault="00EF65C4" w:rsidP="000E60ED">
                      <w:pPr>
                        <w:pStyle w:val="a3"/>
                        <w:pBdr>
                          <w:bottom w:val="none" w:sz="0" w:space="0" w:color="auto"/>
                        </w:pBdr>
                        <w:tabs>
                          <w:tab w:val="clear" w:pos="4153"/>
                          <w:tab w:val="clear" w:pos="8306"/>
                        </w:tabs>
                        <w:snapToGrid/>
                      </w:pPr>
                    </w:p>
                  </w:txbxContent>
                </v:textbox>
                <w10:wrap anchory="page"/>
              </v:shape>
            </w:pict>
          </mc:Fallback>
        </mc:AlternateContent>
      </w:r>
    </w:p>
    <w:p w:rsidR="00616AC9" w:rsidRDefault="00616AC9">
      <w:pPr>
        <w:rPr>
          <w:color w:val="000000"/>
          <w:sz w:val="28"/>
        </w:rPr>
        <w:sectPr w:rsidR="00616AC9" w:rsidSect="0029261D">
          <w:headerReference w:type="even" r:id="rId8"/>
          <w:headerReference w:type="default" r:id="rId9"/>
          <w:footerReference w:type="default" r:id="rId10"/>
          <w:headerReference w:type="first" r:id="rId11"/>
          <w:pgSz w:w="11906" w:h="16838" w:code="9"/>
          <w:pgMar w:top="1418" w:right="1701" w:bottom="1418" w:left="1701" w:header="851" w:footer="851" w:gutter="0"/>
          <w:cols w:space="425"/>
          <w:titlePg/>
          <w:docGrid w:type="linesAndChars" w:linePitch="350" w:charSpace="2824"/>
        </w:sectPr>
      </w:pPr>
    </w:p>
    <w:p w:rsidR="004F67D3" w:rsidRDefault="00616AC9" w:rsidP="00616AC9">
      <w:pPr>
        <w:pStyle w:val="1"/>
        <w:numPr>
          <w:ilvl w:val="0"/>
          <w:numId w:val="0"/>
        </w:numPr>
        <w:spacing w:before="175" w:after="175"/>
        <w:ind w:left="432"/>
        <w:jc w:val="center"/>
      </w:pPr>
      <w:bookmarkStart w:id="7" w:name="_Toc455429192"/>
      <w:r w:rsidRPr="00616AC9">
        <w:rPr>
          <w:rFonts w:hint="eastAsia"/>
        </w:rPr>
        <w:lastRenderedPageBreak/>
        <w:t>版本变更记录</w:t>
      </w:r>
      <w:bookmarkEnd w:id="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9"/>
        <w:gridCol w:w="4254"/>
        <w:gridCol w:w="1984"/>
        <w:gridCol w:w="1267"/>
      </w:tblGrid>
      <w:tr w:rsidR="000D0821" w:rsidTr="007437D4">
        <w:tc>
          <w:tcPr>
            <w:tcW w:w="582" w:type="pct"/>
            <w:vAlign w:val="center"/>
          </w:tcPr>
          <w:p w:rsidR="000D0821" w:rsidRPr="007C1934" w:rsidRDefault="000D0821" w:rsidP="000D0821">
            <w:r w:rsidRPr="007C1934">
              <w:rPr>
                <w:rFonts w:hint="eastAsia"/>
              </w:rPr>
              <w:t>版本号</w:t>
            </w:r>
          </w:p>
        </w:tc>
        <w:tc>
          <w:tcPr>
            <w:tcW w:w="2504" w:type="pct"/>
            <w:vAlign w:val="center"/>
          </w:tcPr>
          <w:p w:rsidR="000D0821" w:rsidRPr="007C1934" w:rsidRDefault="000D0821" w:rsidP="000D0821">
            <w:r w:rsidRPr="007C1934">
              <w:rPr>
                <w:rFonts w:hint="eastAsia"/>
              </w:rPr>
              <w:t>修订内容</w:t>
            </w:r>
          </w:p>
        </w:tc>
        <w:tc>
          <w:tcPr>
            <w:tcW w:w="1168" w:type="pct"/>
            <w:vAlign w:val="center"/>
          </w:tcPr>
          <w:p w:rsidR="000D0821" w:rsidRPr="007C1934" w:rsidRDefault="000D0821" w:rsidP="000D0821">
            <w:r w:rsidRPr="007C1934">
              <w:rPr>
                <w:rFonts w:hint="eastAsia"/>
              </w:rPr>
              <w:t>修订部门</w:t>
            </w:r>
            <w:r w:rsidRPr="007C1934">
              <w:rPr>
                <w:rFonts w:hint="eastAsia"/>
              </w:rPr>
              <w:t>/</w:t>
            </w:r>
            <w:r w:rsidRPr="007C1934">
              <w:rPr>
                <w:rFonts w:hint="eastAsia"/>
              </w:rPr>
              <w:t>修订人</w:t>
            </w:r>
          </w:p>
        </w:tc>
        <w:tc>
          <w:tcPr>
            <w:tcW w:w="746" w:type="pct"/>
            <w:vAlign w:val="center"/>
          </w:tcPr>
          <w:p w:rsidR="000D0821" w:rsidRDefault="000D0821" w:rsidP="000D0821">
            <w:r w:rsidRPr="007C1934">
              <w:rPr>
                <w:rFonts w:hint="eastAsia"/>
              </w:rPr>
              <w:t>修订日期</w:t>
            </w:r>
          </w:p>
        </w:tc>
      </w:tr>
      <w:tr w:rsidR="000D0821" w:rsidTr="007437D4">
        <w:tc>
          <w:tcPr>
            <w:tcW w:w="582" w:type="pct"/>
          </w:tcPr>
          <w:p w:rsidR="000D0821" w:rsidRDefault="000D0821" w:rsidP="001C61E5">
            <w:pPr>
              <w:rPr>
                <w:color w:val="000000"/>
              </w:rPr>
            </w:pPr>
            <w:r>
              <w:rPr>
                <w:color w:val="000000"/>
              </w:rPr>
              <w:t>V0.1</w:t>
            </w:r>
          </w:p>
        </w:tc>
        <w:tc>
          <w:tcPr>
            <w:tcW w:w="2504" w:type="pct"/>
          </w:tcPr>
          <w:p w:rsidR="000D0821" w:rsidRDefault="003C54E2" w:rsidP="001C61E5">
            <w:pPr>
              <w:rPr>
                <w:color w:val="000000"/>
              </w:rPr>
            </w:pPr>
            <w:r>
              <w:rPr>
                <w:rFonts w:hint="eastAsia"/>
                <w:color w:val="000000"/>
              </w:rPr>
              <w:t>初始</w:t>
            </w:r>
            <w:r>
              <w:rPr>
                <w:color w:val="000000"/>
              </w:rPr>
              <w:t>版本</w:t>
            </w:r>
          </w:p>
        </w:tc>
        <w:tc>
          <w:tcPr>
            <w:tcW w:w="1168" w:type="pct"/>
          </w:tcPr>
          <w:p w:rsidR="000D0821" w:rsidRDefault="000D0821" w:rsidP="001C61E5">
            <w:pPr>
              <w:rPr>
                <w:color w:val="000000"/>
              </w:rPr>
            </w:pPr>
            <w:r>
              <w:rPr>
                <w:rFonts w:hint="eastAsia"/>
                <w:color w:val="000000"/>
              </w:rPr>
              <w:t>余峥峥</w:t>
            </w:r>
          </w:p>
        </w:tc>
        <w:tc>
          <w:tcPr>
            <w:tcW w:w="746" w:type="pct"/>
          </w:tcPr>
          <w:p w:rsidR="000D0821" w:rsidRDefault="007437D4" w:rsidP="001C61E5">
            <w:pPr>
              <w:rPr>
                <w:color w:val="000000"/>
              </w:rPr>
            </w:pPr>
            <w:r>
              <w:rPr>
                <w:color w:val="000000"/>
              </w:rPr>
              <w:t>2015</w:t>
            </w:r>
            <w:r>
              <w:rPr>
                <w:rFonts w:hint="eastAsia"/>
                <w:color w:val="000000"/>
              </w:rPr>
              <w:t>/</w:t>
            </w:r>
            <w:r>
              <w:rPr>
                <w:color w:val="000000"/>
              </w:rPr>
              <w:t>0</w:t>
            </w:r>
            <w:r>
              <w:rPr>
                <w:rFonts w:hint="eastAsia"/>
                <w:color w:val="000000"/>
              </w:rPr>
              <w:t>8/29</w:t>
            </w:r>
          </w:p>
        </w:tc>
      </w:tr>
      <w:tr w:rsidR="000D0821" w:rsidTr="007437D4">
        <w:tc>
          <w:tcPr>
            <w:tcW w:w="582" w:type="pct"/>
          </w:tcPr>
          <w:p w:rsidR="000D0821" w:rsidRDefault="007437D4" w:rsidP="001C61E5">
            <w:r>
              <w:rPr>
                <w:rFonts w:hint="eastAsia"/>
              </w:rPr>
              <w:t>V0.2</w:t>
            </w:r>
          </w:p>
        </w:tc>
        <w:tc>
          <w:tcPr>
            <w:tcW w:w="2504" w:type="pct"/>
          </w:tcPr>
          <w:p w:rsidR="000D0821" w:rsidRDefault="007437D4" w:rsidP="001C61E5">
            <w:pPr>
              <w:rPr>
                <w:color w:val="000000"/>
              </w:rPr>
            </w:pPr>
            <w:r>
              <w:rPr>
                <w:rFonts w:hint="eastAsia"/>
                <w:color w:val="000000"/>
              </w:rPr>
              <w:t>结构</w:t>
            </w:r>
            <w:r>
              <w:rPr>
                <w:color w:val="000000"/>
              </w:rPr>
              <w:t>框架更新升级</w:t>
            </w:r>
          </w:p>
        </w:tc>
        <w:tc>
          <w:tcPr>
            <w:tcW w:w="1168" w:type="pct"/>
          </w:tcPr>
          <w:p w:rsidR="000D0821" w:rsidRDefault="000A1DC8" w:rsidP="001C61E5">
            <w:pPr>
              <w:rPr>
                <w:color w:val="000000"/>
              </w:rPr>
            </w:pPr>
            <w:r>
              <w:rPr>
                <w:rFonts w:hint="eastAsia"/>
                <w:color w:val="000000"/>
              </w:rPr>
              <w:t>余峥峥</w:t>
            </w:r>
          </w:p>
        </w:tc>
        <w:tc>
          <w:tcPr>
            <w:tcW w:w="746" w:type="pct"/>
          </w:tcPr>
          <w:p w:rsidR="000D0821" w:rsidRDefault="007437D4" w:rsidP="001C61E5">
            <w:pPr>
              <w:rPr>
                <w:color w:val="000000"/>
              </w:rPr>
            </w:pPr>
            <w:r w:rsidRPr="00E15238">
              <w:rPr>
                <w:noProof/>
              </w:rPr>
              <w:t>2015</w:t>
            </w:r>
            <w:r>
              <w:rPr>
                <w:rFonts w:hint="eastAsia"/>
                <w:noProof/>
              </w:rPr>
              <w:t>/</w:t>
            </w:r>
            <w:r>
              <w:rPr>
                <w:noProof/>
              </w:rPr>
              <w:t>0</w:t>
            </w:r>
            <w:r>
              <w:rPr>
                <w:rFonts w:hint="eastAsia"/>
                <w:noProof/>
              </w:rPr>
              <w:t>9/</w:t>
            </w:r>
            <w:r>
              <w:rPr>
                <w:noProof/>
              </w:rPr>
              <w:t>0</w:t>
            </w:r>
            <w:r>
              <w:rPr>
                <w:rFonts w:hint="eastAsia"/>
                <w:noProof/>
              </w:rPr>
              <w:t>5</w:t>
            </w:r>
          </w:p>
        </w:tc>
      </w:tr>
      <w:tr w:rsidR="000A1DC8" w:rsidTr="001C61E5">
        <w:tc>
          <w:tcPr>
            <w:tcW w:w="582" w:type="pct"/>
          </w:tcPr>
          <w:p w:rsidR="000A1DC8" w:rsidRDefault="000A1DC8" w:rsidP="000A1DC8">
            <w:r>
              <w:rPr>
                <w:rFonts w:hint="eastAsia"/>
              </w:rPr>
              <w:t>V0.</w:t>
            </w:r>
            <w:r>
              <w:t>3</w:t>
            </w:r>
          </w:p>
        </w:tc>
        <w:tc>
          <w:tcPr>
            <w:tcW w:w="2504" w:type="pct"/>
          </w:tcPr>
          <w:p w:rsidR="000A1DC8" w:rsidRDefault="000A1DC8" w:rsidP="000E2252">
            <w:pPr>
              <w:rPr>
                <w:color w:val="000000"/>
              </w:rPr>
            </w:pPr>
            <w:r>
              <w:rPr>
                <w:rFonts w:hint="eastAsia"/>
                <w:color w:val="000000"/>
              </w:rPr>
              <w:t>完善应用</w:t>
            </w:r>
            <w:r>
              <w:rPr>
                <w:color w:val="000000"/>
              </w:rPr>
              <w:t>程序</w:t>
            </w:r>
            <w:r>
              <w:rPr>
                <w:color w:val="000000"/>
              </w:rPr>
              <w:t>API</w:t>
            </w:r>
            <w:r>
              <w:rPr>
                <w:rFonts w:hint="eastAsia"/>
                <w:color w:val="000000"/>
              </w:rPr>
              <w:t>接口</w:t>
            </w:r>
            <w:r w:rsidR="00B83AD8">
              <w:rPr>
                <w:rFonts w:hint="eastAsia"/>
                <w:color w:val="000000"/>
              </w:rPr>
              <w:t>和</w:t>
            </w:r>
            <w:r w:rsidR="00B83AD8">
              <w:rPr>
                <w:color w:val="000000"/>
              </w:rPr>
              <w:t>一般性示例</w:t>
            </w:r>
            <w:r w:rsidR="000E2252">
              <w:rPr>
                <w:rFonts w:hint="eastAsia"/>
                <w:color w:val="000000"/>
              </w:rPr>
              <w:t>编写</w:t>
            </w:r>
          </w:p>
        </w:tc>
        <w:tc>
          <w:tcPr>
            <w:tcW w:w="1168" w:type="pct"/>
          </w:tcPr>
          <w:p w:rsidR="000A1DC8" w:rsidRDefault="000A1DC8" w:rsidP="001C61E5">
            <w:pPr>
              <w:rPr>
                <w:color w:val="000000"/>
              </w:rPr>
            </w:pPr>
            <w:r>
              <w:rPr>
                <w:rFonts w:hint="eastAsia"/>
                <w:color w:val="000000"/>
              </w:rPr>
              <w:t>余峥峥</w:t>
            </w:r>
          </w:p>
        </w:tc>
        <w:tc>
          <w:tcPr>
            <w:tcW w:w="746" w:type="pct"/>
          </w:tcPr>
          <w:p w:rsidR="000A1DC8" w:rsidRDefault="000A1DC8" w:rsidP="000A1DC8">
            <w:pPr>
              <w:rPr>
                <w:color w:val="000000"/>
              </w:rPr>
            </w:pPr>
            <w:r w:rsidRPr="00E15238">
              <w:rPr>
                <w:noProof/>
              </w:rPr>
              <w:t>2015</w:t>
            </w:r>
            <w:r>
              <w:rPr>
                <w:rFonts w:hint="eastAsia"/>
                <w:noProof/>
              </w:rPr>
              <w:t>/</w:t>
            </w:r>
            <w:r>
              <w:rPr>
                <w:noProof/>
              </w:rPr>
              <w:t>12</w:t>
            </w:r>
            <w:r>
              <w:rPr>
                <w:rFonts w:hint="eastAsia"/>
                <w:noProof/>
              </w:rPr>
              <w:t>/</w:t>
            </w:r>
            <w:r>
              <w:rPr>
                <w:noProof/>
              </w:rPr>
              <w:t>1</w:t>
            </w:r>
            <w:r>
              <w:rPr>
                <w:rFonts w:hint="eastAsia"/>
                <w:noProof/>
              </w:rPr>
              <w:t>5</w:t>
            </w:r>
          </w:p>
        </w:tc>
      </w:tr>
      <w:tr w:rsidR="007437D4" w:rsidTr="00146DF9">
        <w:trPr>
          <w:trHeight w:val="60"/>
        </w:trPr>
        <w:tc>
          <w:tcPr>
            <w:tcW w:w="582" w:type="pct"/>
          </w:tcPr>
          <w:p w:rsidR="007437D4" w:rsidRDefault="00D44A1A" w:rsidP="001C61E5">
            <w:r>
              <w:rPr>
                <w:rFonts w:hint="eastAsia"/>
              </w:rPr>
              <w:t>V</w:t>
            </w:r>
            <w:r>
              <w:t>0.4</w:t>
            </w:r>
          </w:p>
        </w:tc>
        <w:tc>
          <w:tcPr>
            <w:tcW w:w="2504" w:type="pct"/>
          </w:tcPr>
          <w:p w:rsidR="00146DF9" w:rsidRDefault="00146DF9" w:rsidP="001C61E5">
            <w:pPr>
              <w:rPr>
                <w:color w:val="000000"/>
              </w:rPr>
            </w:pPr>
            <w:r>
              <w:rPr>
                <w:rFonts w:hint="eastAsia"/>
                <w:color w:val="000000"/>
              </w:rPr>
              <w:t>完善</w:t>
            </w:r>
            <w:r>
              <w:rPr>
                <w:color w:val="000000"/>
              </w:rPr>
              <w:t>常用</w:t>
            </w:r>
            <w:r>
              <w:rPr>
                <w:color w:val="000000"/>
              </w:rPr>
              <w:t>API</w:t>
            </w:r>
            <w:r>
              <w:rPr>
                <w:rFonts w:hint="eastAsia"/>
                <w:color w:val="000000"/>
              </w:rPr>
              <w:t>说明</w:t>
            </w:r>
            <w:r>
              <w:rPr>
                <w:color w:val="000000"/>
              </w:rPr>
              <w:t>，</w:t>
            </w:r>
          </w:p>
          <w:p w:rsidR="007437D4" w:rsidRDefault="00D44A1A" w:rsidP="001C61E5">
            <w:pPr>
              <w:rPr>
                <w:color w:val="000000"/>
              </w:rPr>
            </w:pPr>
            <w:r>
              <w:rPr>
                <w:rFonts w:hint="eastAsia"/>
                <w:color w:val="000000"/>
              </w:rPr>
              <w:t>增加</w:t>
            </w:r>
            <w:r>
              <w:rPr>
                <w:color w:val="000000"/>
              </w:rPr>
              <w:t>常用开发事项说明</w:t>
            </w:r>
          </w:p>
        </w:tc>
        <w:tc>
          <w:tcPr>
            <w:tcW w:w="1168" w:type="pct"/>
          </w:tcPr>
          <w:p w:rsidR="007437D4" w:rsidRDefault="00D44A1A" w:rsidP="001C61E5">
            <w:pPr>
              <w:rPr>
                <w:color w:val="000000"/>
              </w:rPr>
            </w:pPr>
            <w:r w:rsidRPr="00D44A1A">
              <w:rPr>
                <w:rFonts w:hint="eastAsia"/>
                <w:color w:val="000000"/>
              </w:rPr>
              <w:t>余峥峥</w:t>
            </w:r>
          </w:p>
        </w:tc>
        <w:tc>
          <w:tcPr>
            <w:tcW w:w="746" w:type="pct"/>
          </w:tcPr>
          <w:p w:rsidR="007437D4" w:rsidRPr="00E15238" w:rsidRDefault="001328A0" w:rsidP="001328A0">
            <w:pPr>
              <w:rPr>
                <w:noProof/>
              </w:rPr>
            </w:pPr>
            <w:r w:rsidRPr="00E15238">
              <w:rPr>
                <w:noProof/>
              </w:rPr>
              <w:t>2015</w:t>
            </w:r>
            <w:r>
              <w:rPr>
                <w:rFonts w:hint="eastAsia"/>
                <w:noProof/>
              </w:rPr>
              <w:t>/</w:t>
            </w:r>
            <w:r>
              <w:rPr>
                <w:noProof/>
              </w:rPr>
              <w:t>07/04</w:t>
            </w:r>
          </w:p>
        </w:tc>
      </w:tr>
      <w:tr w:rsidR="001A3ED5" w:rsidTr="00146DF9">
        <w:trPr>
          <w:trHeight w:val="60"/>
        </w:trPr>
        <w:tc>
          <w:tcPr>
            <w:tcW w:w="582" w:type="pct"/>
          </w:tcPr>
          <w:p w:rsidR="001A3ED5" w:rsidRDefault="001A3ED5" w:rsidP="001C61E5">
            <w:r>
              <w:rPr>
                <w:rFonts w:hint="eastAsia"/>
              </w:rPr>
              <w:t>V</w:t>
            </w:r>
            <w:r>
              <w:t>0.5</w:t>
            </w:r>
          </w:p>
        </w:tc>
        <w:tc>
          <w:tcPr>
            <w:tcW w:w="2504" w:type="pct"/>
          </w:tcPr>
          <w:p w:rsidR="001A3ED5" w:rsidRDefault="001A3ED5" w:rsidP="001C61E5">
            <w:pPr>
              <w:rPr>
                <w:color w:val="000000"/>
              </w:rPr>
            </w:pPr>
            <w:r>
              <w:rPr>
                <w:rFonts w:hint="eastAsia"/>
                <w:color w:val="000000"/>
              </w:rPr>
              <w:t>增加</w:t>
            </w:r>
            <w:r>
              <w:rPr>
                <w:color w:val="000000"/>
              </w:rPr>
              <w:t>新的功能</w:t>
            </w:r>
            <w:r w:rsidR="00D22F80">
              <w:rPr>
                <w:rFonts w:hint="eastAsia"/>
                <w:color w:val="000000"/>
              </w:rPr>
              <w:t>，修改设备</w:t>
            </w:r>
            <w:r w:rsidR="00D22F80">
              <w:rPr>
                <w:color w:val="000000"/>
              </w:rPr>
              <w:t>入网的一下说明</w:t>
            </w:r>
          </w:p>
        </w:tc>
        <w:tc>
          <w:tcPr>
            <w:tcW w:w="1168" w:type="pct"/>
          </w:tcPr>
          <w:p w:rsidR="001A3ED5" w:rsidRPr="00D44A1A" w:rsidRDefault="001A3ED5" w:rsidP="001C61E5">
            <w:pPr>
              <w:rPr>
                <w:color w:val="000000"/>
              </w:rPr>
            </w:pPr>
            <w:r>
              <w:rPr>
                <w:rFonts w:hint="eastAsia"/>
                <w:color w:val="000000"/>
              </w:rPr>
              <w:t>余峥峥</w:t>
            </w:r>
          </w:p>
        </w:tc>
        <w:tc>
          <w:tcPr>
            <w:tcW w:w="746" w:type="pct"/>
          </w:tcPr>
          <w:p w:rsidR="001A3ED5" w:rsidRPr="00E15238" w:rsidRDefault="001A3ED5" w:rsidP="001A3ED5">
            <w:pPr>
              <w:rPr>
                <w:noProof/>
              </w:rPr>
            </w:pPr>
            <w:r w:rsidRPr="00E15238">
              <w:rPr>
                <w:noProof/>
              </w:rPr>
              <w:t>2015</w:t>
            </w:r>
            <w:r>
              <w:rPr>
                <w:rFonts w:hint="eastAsia"/>
                <w:noProof/>
              </w:rPr>
              <w:t>/</w:t>
            </w:r>
            <w:r>
              <w:rPr>
                <w:noProof/>
              </w:rPr>
              <w:t>08/02</w:t>
            </w:r>
          </w:p>
        </w:tc>
      </w:tr>
    </w:tbl>
    <w:p w:rsidR="004F67D3" w:rsidRDefault="004F67D3">
      <w:pPr>
        <w:rPr>
          <w:color w:val="000000"/>
        </w:rPr>
      </w:pPr>
    </w:p>
    <w:p w:rsidR="004F5196" w:rsidRDefault="004F5196" w:rsidP="000D09E1">
      <w:pPr>
        <w:pStyle w:val="50"/>
        <w:rPr>
          <w14:shadow w14:blurRad="50800" w14:dist="38100" w14:dir="2700000" w14:sx="100000" w14:sy="100000" w14:kx="0" w14:ky="0" w14:algn="tl">
            <w14:srgbClr w14:val="000000">
              <w14:alpha w14:val="60000"/>
            </w14:srgbClr>
          </w14:shadow>
        </w:rPr>
        <w:sectPr w:rsidR="004F5196" w:rsidSect="00616AC9">
          <w:pgSz w:w="11906" w:h="16838" w:code="9"/>
          <w:pgMar w:top="1418" w:right="1701" w:bottom="1418" w:left="1701" w:header="851" w:footer="851" w:gutter="0"/>
          <w:cols w:space="425"/>
          <w:docGrid w:type="linesAndChars" w:linePitch="350" w:charSpace="2824"/>
        </w:sectPr>
      </w:pPr>
    </w:p>
    <w:p w:rsidR="004F67D3" w:rsidRPr="00A72429" w:rsidRDefault="00611A95" w:rsidP="00957660">
      <w:pPr>
        <w:pStyle w:val="1"/>
        <w:numPr>
          <w:ilvl w:val="0"/>
          <w:numId w:val="0"/>
        </w:numPr>
        <w:spacing w:before="175" w:after="175"/>
        <w:ind w:left="432" w:hanging="432"/>
        <w:rPr>
          <w:rFonts w:ascii="Times" w:hAnsi="Times"/>
          <w:color w:val="000000"/>
          <w:bdr w:val="single" w:sz="4" w:space="0" w:color="auto"/>
          <w14:shadow w14:blurRad="50800" w14:dist="38100" w14:dir="2700000" w14:sx="100000" w14:sy="100000" w14:kx="0" w14:ky="0" w14:algn="tl">
            <w14:srgbClr w14:val="000000">
              <w14:alpha w14:val="60000"/>
            </w14:srgbClr>
          </w14:shadow>
        </w:rPr>
      </w:pPr>
      <w:bookmarkStart w:id="8" w:name="_Toc455429193"/>
      <w:r w:rsidRPr="00A72429">
        <w:rPr>
          <w:rFonts w:ascii="Times" w:hAnsi="Times" w:hint="eastAsia"/>
          <w:color w:val="000000"/>
          <w14:shadow w14:blurRad="50800" w14:dist="38100" w14:dir="2700000" w14:sx="100000" w14:sy="100000" w14:kx="0" w14:ky="0" w14:algn="tl">
            <w14:srgbClr w14:val="000000">
              <w14:alpha w14:val="60000"/>
            </w14:srgbClr>
          </w14:shadow>
        </w:rPr>
        <w:lastRenderedPageBreak/>
        <w:t>目录</w:t>
      </w:r>
      <w:bookmarkEnd w:id="8"/>
    </w:p>
    <w:p w:rsidR="002578B6" w:rsidRDefault="002B29A4">
      <w:pPr>
        <w:pStyle w:val="10"/>
        <w:tabs>
          <w:tab w:val="right" w:leader="dot" w:pos="8494"/>
        </w:tabs>
        <w:rPr>
          <w:rFonts w:asciiTheme="minorHAnsi" w:eastAsiaTheme="minorEastAsia" w:hAnsiTheme="minorHAnsi" w:cstheme="minorBidi"/>
          <w:b w:val="0"/>
          <w:bCs w:val="0"/>
          <w:caps w:val="0"/>
          <w:noProof/>
          <w:szCs w:val="22"/>
        </w:rPr>
      </w:pPr>
      <w:r>
        <w:rPr>
          <w:b w:val="0"/>
          <w:bCs w:val="0"/>
          <w:caps w:val="0"/>
          <w:color w:val="000000"/>
        </w:rPr>
        <w:fldChar w:fldCharType="begin"/>
      </w:r>
      <w:r>
        <w:rPr>
          <w:b w:val="0"/>
          <w:bCs w:val="0"/>
          <w:caps w:val="0"/>
          <w:color w:val="000000"/>
        </w:rPr>
        <w:instrText xml:space="preserve"> TOC \o "1-4" \h \z \u </w:instrText>
      </w:r>
      <w:r>
        <w:rPr>
          <w:b w:val="0"/>
          <w:bCs w:val="0"/>
          <w:caps w:val="0"/>
          <w:color w:val="000000"/>
        </w:rPr>
        <w:fldChar w:fldCharType="separate"/>
      </w:r>
      <w:hyperlink w:anchor="_Toc455429190" w:history="1">
        <w:r w:rsidR="002578B6" w:rsidRPr="008D2037">
          <w:rPr>
            <w:rStyle w:val="a5"/>
            <w:noProof/>
          </w:rPr>
          <w:t>Wulian ZigBee</w:t>
        </w:r>
        <w:r w:rsidR="002578B6" w:rsidRPr="008D2037">
          <w:rPr>
            <w:rStyle w:val="a5"/>
            <w:rFonts w:hint="eastAsia"/>
            <w:noProof/>
          </w:rPr>
          <w:t>产品</w:t>
        </w:r>
        <w:r w:rsidR="002578B6">
          <w:rPr>
            <w:noProof/>
            <w:webHidden/>
          </w:rPr>
          <w:tab/>
        </w:r>
        <w:r w:rsidR="002578B6">
          <w:rPr>
            <w:noProof/>
            <w:webHidden/>
          </w:rPr>
          <w:fldChar w:fldCharType="begin"/>
        </w:r>
        <w:r w:rsidR="002578B6">
          <w:rPr>
            <w:noProof/>
            <w:webHidden/>
          </w:rPr>
          <w:instrText xml:space="preserve"> PAGEREF _Toc455429190 \h </w:instrText>
        </w:r>
        <w:r w:rsidR="002578B6">
          <w:rPr>
            <w:noProof/>
            <w:webHidden/>
          </w:rPr>
        </w:r>
        <w:r w:rsidR="002578B6">
          <w:rPr>
            <w:noProof/>
            <w:webHidden/>
          </w:rPr>
          <w:fldChar w:fldCharType="separate"/>
        </w:r>
        <w:r w:rsidR="002578B6">
          <w:rPr>
            <w:noProof/>
            <w:webHidden/>
          </w:rPr>
          <w:t>1</w:t>
        </w:r>
        <w:r w:rsidR="002578B6">
          <w:rPr>
            <w:noProof/>
            <w:webHidden/>
          </w:rPr>
          <w:fldChar w:fldCharType="end"/>
        </w:r>
      </w:hyperlink>
    </w:p>
    <w:p w:rsidR="002578B6" w:rsidRDefault="00504CFA">
      <w:pPr>
        <w:pStyle w:val="20"/>
        <w:tabs>
          <w:tab w:val="right" w:leader="dot" w:pos="8494"/>
        </w:tabs>
        <w:rPr>
          <w:rFonts w:asciiTheme="minorHAnsi" w:eastAsiaTheme="minorEastAsia" w:hAnsiTheme="minorHAnsi" w:cstheme="minorBidi"/>
          <w:smallCaps w:val="0"/>
          <w:noProof/>
          <w:szCs w:val="22"/>
        </w:rPr>
      </w:pPr>
      <w:hyperlink w:anchor="_Toc455429191" w:history="1">
        <w:r w:rsidR="002578B6" w:rsidRPr="008D2037">
          <w:rPr>
            <w:rStyle w:val="a5"/>
            <w:rFonts w:hint="eastAsia"/>
            <w:noProof/>
          </w:rPr>
          <w:t>软件开发指南</w:t>
        </w:r>
        <w:r w:rsidR="002578B6">
          <w:rPr>
            <w:noProof/>
            <w:webHidden/>
          </w:rPr>
          <w:tab/>
        </w:r>
        <w:r w:rsidR="002578B6">
          <w:rPr>
            <w:noProof/>
            <w:webHidden/>
          </w:rPr>
          <w:fldChar w:fldCharType="begin"/>
        </w:r>
        <w:r w:rsidR="002578B6">
          <w:rPr>
            <w:noProof/>
            <w:webHidden/>
          </w:rPr>
          <w:instrText xml:space="preserve"> PAGEREF _Toc455429191 \h </w:instrText>
        </w:r>
        <w:r w:rsidR="002578B6">
          <w:rPr>
            <w:noProof/>
            <w:webHidden/>
          </w:rPr>
        </w:r>
        <w:r w:rsidR="002578B6">
          <w:rPr>
            <w:noProof/>
            <w:webHidden/>
          </w:rPr>
          <w:fldChar w:fldCharType="separate"/>
        </w:r>
        <w:r w:rsidR="002578B6">
          <w:rPr>
            <w:noProof/>
            <w:webHidden/>
          </w:rPr>
          <w:t>1</w:t>
        </w:r>
        <w:r w:rsidR="002578B6">
          <w:rPr>
            <w:noProof/>
            <w:webHidden/>
          </w:rPr>
          <w:fldChar w:fldCharType="end"/>
        </w:r>
      </w:hyperlink>
    </w:p>
    <w:p w:rsidR="002578B6" w:rsidRDefault="00504CFA">
      <w:pPr>
        <w:pStyle w:val="10"/>
        <w:tabs>
          <w:tab w:val="right" w:leader="dot" w:pos="8494"/>
        </w:tabs>
        <w:rPr>
          <w:rFonts w:asciiTheme="minorHAnsi" w:eastAsiaTheme="minorEastAsia" w:hAnsiTheme="minorHAnsi" w:cstheme="minorBidi"/>
          <w:b w:val="0"/>
          <w:bCs w:val="0"/>
          <w:caps w:val="0"/>
          <w:noProof/>
          <w:szCs w:val="22"/>
        </w:rPr>
      </w:pPr>
      <w:hyperlink w:anchor="_Toc455429192" w:history="1">
        <w:r w:rsidR="002578B6" w:rsidRPr="008D2037">
          <w:rPr>
            <w:rStyle w:val="a5"/>
            <w:rFonts w:hint="eastAsia"/>
            <w:noProof/>
          </w:rPr>
          <w:t>版本变更记录</w:t>
        </w:r>
        <w:r w:rsidR="002578B6">
          <w:rPr>
            <w:noProof/>
            <w:webHidden/>
          </w:rPr>
          <w:tab/>
        </w:r>
        <w:r w:rsidR="002578B6">
          <w:rPr>
            <w:noProof/>
            <w:webHidden/>
          </w:rPr>
          <w:fldChar w:fldCharType="begin"/>
        </w:r>
        <w:r w:rsidR="002578B6">
          <w:rPr>
            <w:noProof/>
            <w:webHidden/>
          </w:rPr>
          <w:instrText xml:space="preserve"> PAGEREF _Toc455429192 \h </w:instrText>
        </w:r>
        <w:r w:rsidR="002578B6">
          <w:rPr>
            <w:noProof/>
            <w:webHidden/>
          </w:rPr>
        </w:r>
        <w:r w:rsidR="002578B6">
          <w:rPr>
            <w:noProof/>
            <w:webHidden/>
          </w:rPr>
          <w:fldChar w:fldCharType="separate"/>
        </w:r>
        <w:r w:rsidR="002578B6">
          <w:rPr>
            <w:noProof/>
            <w:webHidden/>
          </w:rPr>
          <w:t>2</w:t>
        </w:r>
        <w:r w:rsidR="002578B6">
          <w:rPr>
            <w:noProof/>
            <w:webHidden/>
          </w:rPr>
          <w:fldChar w:fldCharType="end"/>
        </w:r>
      </w:hyperlink>
    </w:p>
    <w:p w:rsidR="002578B6" w:rsidRDefault="00504CFA">
      <w:pPr>
        <w:pStyle w:val="10"/>
        <w:tabs>
          <w:tab w:val="right" w:leader="dot" w:pos="8494"/>
        </w:tabs>
        <w:rPr>
          <w:rFonts w:asciiTheme="minorHAnsi" w:eastAsiaTheme="minorEastAsia" w:hAnsiTheme="minorHAnsi" w:cstheme="minorBidi"/>
          <w:b w:val="0"/>
          <w:bCs w:val="0"/>
          <w:caps w:val="0"/>
          <w:noProof/>
          <w:szCs w:val="22"/>
        </w:rPr>
      </w:pPr>
      <w:hyperlink w:anchor="_Toc455429193" w:history="1">
        <w:r w:rsidR="002578B6" w:rsidRPr="008D2037">
          <w:rPr>
            <w:rStyle w:val="a5"/>
            <w:rFonts w:ascii="Times" w:hAnsi="Times" w:hint="eastAsia"/>
            <w:noProof/>
            <w14:shadow w14:blurRad="50800" w14:dist="38100" w14:dir="2700000" w14:sx="100000" w14:sy="100000" w14:kx="0" w14:ky="0" w14:algn="tl">
              <w14:srgbClr w14:val="000000">
                <w14:alpha w14:val="60000"/>
              </w14:srgbClr>
            </w14:shadow>
          </w:rPr>
          <w:t>目录</w:t>
        </w:r>
        <w:r w:rsidR="002578B6">
          <w:rPr>
            <w:noProof/>
            <w:webHidden/>
          </w:rPr>
          <w:tab/>
        </w:r>
        <w:r w:rsidR="002578B6">
          <w:rPr>
            <w:noProof/>
            <w:webHidden/>
          </w:rPr>
          <w:fldChar w:fldCharType="begin"/>
        </w:r>
        <w:r w:rsidR="002578B6">
          <w:rPr>
            <w:noProof/>
            <w:webHidden/>
          </w:rPr>
          <w:instrText xml:space="preserve"> PAGEREF _Toc455429193 \h </w:instrText>
        </w:r>
        <w:r w:rsidR="002578B6">
          <w:rPr>
            <w:noProof/>
            <w:webHidden/>
          </w:rPr>
        </w:r>
        <w:r w:rsidR="002578B6">
          <w:rPr>
            <w:noProof/>
            <w:webHidden/>
          </w:rPr>
          <w:fldChar w:fldCharType="separate"/>
        </w:r>
        <w:r w:rsidR="002578B6">
          <w:rPr>
            <w:noProof/>
            <w:webHidden/>
          </w:rPr>
          <w:t>3</w:t>
        </w:r>
        <w:r w:rsidR="002578B6">
          <w:rPr>
            <w:noProof/>
            <w:webHidden/>
          </w:rPr>
          <w:fldChar w:fldCharType="end"/>
        </w:r>
      </w:hyperlink>
    </w:p>
    <w:p w:rsidR="002578B6" w:rsidRDefault="00504CFA">
      <w:pPr>
        <w:pStyle w:val="10"/>
        <w:tabs>
          <w:tab w:val="left" w:pos="420"/>
          <w:tab w:val="right" w:leader="dot" w:pos="8494"/>
        </w:tabs>
        <w:rPr>
          <w:rFonts w:asciiTheme="minorHAnsi" w:eastAsiaTheme="minorEastAsia" w:hAnsiTheme="minorHAnsi" w:cstheme="minorBidi"/>
          <w:b w:val="0"/>
          <w:bCs w:val="0"/>
          <w:caps w:val="0"/>
          <w:noProof/>
          <w:szCs w:val="22"/>
        </w:rPr>
      </w:pPr>
      <w:hyperlink w:anchor="_Toc455429194" w:history="1">
        <w:r w:rsidR="002578B6" w:rsidRPr="008D2037">
          <w:rPr>
            <w:rStyle w:val="a5"/>
            <w:noProof/>
          </w:rPr>
          <w:t>1</w:t>
        </w:r>
        <w:r w:rsidR="002578B6">
          <w:rPr>
            <w:rFonts w:asciiTheme="minorHAnsi" w:eastAsiaTheme="minorEastAsia" w:hAnsiTheme="minorHAnsi" w:cstheme="minorBidi"/>
            <w:b w:val="0"/>
            <w:bCs w:val="0"/>
            <w:caps w:val="0"/>
            <w:noProof/>
            <w:szCs w:val="22"/>
          </w:rPr>
          <w:tab/>
        </w:r>
        <w:r w:rsidR="002578B6" w:rsidRPr="008D2037">
          <w:rPr>
            <w:rStyle w:val="a5"/>
            <w:rFonts w:hint="eastAsia"/>
            <w:noProof/>
          </w:rPr>
          <w:t>概述</w:t>
        </w:r>
        <w:r w:rsidR="002578B6">
          <w:rPr>
            <w:noProof/>
            <w:webHidden/>
          </w:rPr>
          <w:tab/>
        </w:r>
        <w:r w:rsidR="002578B6">
          <w:rPr>
            <w:noProof/>
            <w:webHidden/>
          </w:rPr>
          <w:fldChar w:fldCharType="begin"/>
        </w:r>
        <w:r w:rsidR="002578B6">
          <w:rPr>
            <w:noProof/>
            <w:webHidden/>
          </w:rPr>
          <w:instrText xml:space="preserve"> PAGEREF _Toc455429194 \h </w:instrText>
        </w:r>
        <w:r w:rsidR="002578B6">
          <w:rPr>
            <w:noProof/>
            <w:webHidden/>
          </w:rPr>
        </w:r>
        <w:r w:rsidR="002578B6">
          <w:rPr>
            <w:noProof/>
            <w:webHidden/>
          </w:rPr>
          <w:fldChar w:fldCharType="separate"/>
        </w:r>
        <w:r w:rsidR="002578B6">
          <w:rPr>
            <w:noProof/>
            <w:webHidden/>
          </w:rPr>
          <w:t>6</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195" w:history="1">
        <w:r w:rsidR="002578B6" w:rsidRPr="008D2037">
          <w:rPr>
            <w:rStyle w:val="a5"/>
            <w:noProof/>
          </w:rPr>
          <w:t>1.1</w:t>
        </w:r>
        <w:r w:rsidR="002578B6">
          <w:rPr>
            <w:rFonts w:asciiTheme="minorHAnsi" w:eastAsiaTheme="minorEastAsia" w:hAnsiTheme="minorHAnsi" w:cstheme="minorBidi"/>
            <w:smallCaps w:val="0"/>
            <w:noProof/>
            <w:szCs w:val="22"/>
          </w:rPr>
          <w:tab/>
        </w:r>
        <w:r w:rsidR="002578B6" w:rsidRPr="008D2037">
          <w:rPr>
            <w:rStyle w:val="a5"/>
            <w:rFonts w:hint="eastAsia"/>
            <w:noProof/>
          </w:rPr>
          <w:t>背景</w:t>
        </w:r>
        <w:r w:rsidR="002578B6">
          <w:rPr>
            <w:noProof/>
            <w:webHidden/>
          </w:rPr>
          <w:tab/>
        </w:r>
        <w:r w:rsidR="002578B6">
          <w:rPr>
            <w:noProof/>
            <w:webHidden/>
          </w:rPr>
          <w:fldChar w:fldCharType="begin"/>
        </w:r>
        <w:r w:rsidR="002578B6">
          <w:rPr>
            <w:noProof/>
            <w:webHidden/>
          </w:rPr>
          <w:instrText xml:space="preserve"> PAGEREF _Toc455429195 \h </w:instrText>
        </w:r>
        <w:r w:rsidR="002578B6">
          <w:rPr>
            <w:noProof/>
            <w:webHidden/>
          </w:rPr>
        </w:r>
        <w:r w:rsidR="002578B6">
          <w:rPr>
            <w:noProof/>
            <w:webHidden/>
          </w:rPr>
          <w:fldChar w:fldCharType="separate"/>
        </w:r>
        <w:r w:rsidR="002578B6">
          <w:rPr>
            <w:noProof/>
            <w:webHidden/>
          </w:rPr>
          <w:t>6</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196" w:history="1">
        <w:r w:rsidR="002578B6" w:rsidRPr="008D2037">
          <w:rPr>
            <w:rStyle w:val="a5"/>
            <w:noProof/>
          </w:rPr>
          <w:t>1.2</w:t>
        </w:r>
        <w:r w:rsidR="002578B6">
          <w:rPr>
            <w:rFonts w:asciiTheme="minorHAnsi" w:eastAsiaTheme="minorEastAsia" w:hAnsiTheme="minorHAnsi" w:cstheme="minorBidi"/>
            <w:smallCaps w:val="0"/>
            <w:noProof/>
            <w:szCs w:val="22"/>
          </w:rPr>
          <w:tab/>
        </w:r>
        <w:r w:rsidR="002578B6" w:rsidRPr="008D2037">
          <w:rPr>
            <w:rStyle w:val="a5"/>
            <w:rFonts w:hint="eastAsia"/>
            <w:noProof/>
          </w:rPr>
          <w:t>目的</w:t>
        </w:r>
        <w:r w:rsidR="002578B6">
          <w:rPr>
            <w:noProof/>
            <w:webHidden/>
          </w:rPr>
          <w:tab/>
        </w:r>
        <w:r w:rsidR="002578B6">
          <w:rPr>
            <w:noProof/>
            <w:webHidden/>
          </w:rPr>
          <w:fldChar w:fldCharType="begin"/>
        </w:r>
        <w:r w:rsidR="002578B6">
          <w:rPr>
            <w:noProof/>
            <w:webHidden/>
          </w:rPr>
          <w:instrText xml:space="preserve"> PAGEREF _Toc455429196 \h </w:instrText>
        </w:r>
        <w:r w:rsidR="002578B6">
          <w:rPr>
            <w:noProof/>
            <w:webHidden/>
          </w:rPr>
        </w:r>
        <w:r w:rsidR="002578B6">
          <w:rPr>
            <w:noProof/>
            <w:webHidden/>
          </w:rPr>
          <w:fldChar w:fldCharType="separate"/>
        </w:r>
        <w:r w:rsidR="002578B6">
          <w:rPr>
            <w:noProof/>
            <w:webHidden/>
          </w:rPr>
          <w:t>6</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197" w:history="1">
        <w:r w:rsidR="002578B6" w:rsidRPr="008D2037">
          <w:rPr>
            <w:rStyle w:val="a5"/>
            <w:noProof/>
          </w:rPr>
          <w:t>1.3</w:t>
        </w:r>
        <w:r w:rsidR="002578B6">
          <w:rPr>
            <w:rFonts w:asciiTheme="minorHAnsi" w:eastAsiaTheme="minorEastAsia" w:hAnsiTheme="minorHAnsi" w:cstheme="minorBidi"/>
            <w:smallCaps w:val="0"/>
            <w:noProof/>
            <w:szCs w:val="22"/>
          </w:rPr>
          <w:tab/>
        </w:r>
        <w:r w:rsidR="002578B6" w:rsidRPr="008D2037">
          <w:rPr>
            <w:rStyle w:val="a5"/>
            <w:rFonts w:hint="eastAsia"/>
            <w:noProof/>
          </w:rPr>
          <w:t>内容</w:t>
        </w:r>
        <w:r w:rsidR="002578B6">
          <w:rPr>
            <w:noProof/>
            <w:webHidden/>
          </w:rPr>
          <w:tab/>
        </w:r>
        <w:r w:rsidR="002578B6">
          <w:rPr>
            <w:noProof/>
            <w:webHidden/>
          </w:rPr>
          <w:fldChar w:fldCharType="begin"/>
        </w:r>
        <w:r w:rsidR="002578B6">
          <w:rPr>
            <w:noProof/>
            <w:webHidden/>
          </w:rPr>
          <w:instrText xml:space="preserve"> PAGEREF _Toc455429197 \h </w:instrText>
        </w:r>
        <w:r w:rsidR="002578B6">
          <w:rPr>
            <w:noProof/>
            <w:webHidden/>
          </w:rPr>
        </w:r>
        <w:r w:rsidR="002578B6">
          <w:rPr>
            <w:noProof/>
            <w:webHidden/>
          </w:rPr>
          <w:fldChar w:fldCharType="separate"/>
        </w:r>
        <w:r w:rsidR="002578B6">
          <w:rPr>
            <w:noProof/>
            <w:webHidden/>
          </w:rPr>
          <w:t>6</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198" w:history="1">
        <w:r w:rsidR="002578B6" w:rsidRPr="008D2037">
          <w:rPr>
            <w:rStyle w:val="a5"/>
            <w:noProof/>
          </w:rPr>
          <w:t>1.4</w:t>
        </w:r>
        <w:r w:rsidR="002578B6">
          <w:rPr>
            <w:rFonts w:asciiTheme="minorHAnsi" w:eastAsiaTheme="minorEastAsia" w:hAnsiTheme="minorHAnsi" w:cstheme="minorBidi"/>
            <w:smallCaps w:val="0"/>
            <w:noProof/>
            <w:szCs w:val="22"/>
          </w:rPr>
          <w:tab/>
        </w:r>
        <w:r w:rsidR="002578B6" w:rsidRPr="008D2037">
          <w:rPr>
            <w:rStyle w:val="a5"/>
            <w:rFonts w:hint="eastAsia"/>
            <w:noProof/>
          </w:rPr>
          <w:t>封装协议栈</w:t>
        </w:r>
        <w:r w:rsidR="002578B6">
          <w:rPr>
            <w:noProof/>
            <w:webHidden/>
          </w:rPr>
          <w:tab/>
        </w:r>
        <w:r w:rsidR="002578B6">
          <w:rPr>
            <w:noProof/>
            <w:webHidden/>
          </w:rPr>
          <w:fldChar w:fldCharType="begin"/>
        </w:r>
        <w:r w:rsidR="002578B6">
          <w:rPr>
            <w:noProof/>
            <w:webHidden/>
          </w:rPr>
          <w:instrText xml:space="preserve"> PAGEREF _Toc455429198 \h </w:instrText>
        </w:r>
        <w:r w:rsidR="002578B6">
          <w:rPr>
            <w:noProof/>
            <w:webHidden/>
          </w:rPr>
        </w:r>
        <w:r w:rsidR="002578B6">
          <w:rPr>
            <w:noProof/>
            <w:webHidden/>
          </w:rPr>
          <w:fldChar w:fldCharType="separate"/>
        </w:r>
        <w:r w:rsidR="002578B6">
          <w:rPr>
            <w:noProof/>
            <w:webHidden/>
          </w:rPr>
          <w:t>6</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199" w:history="1">
        <w:r w:rsidR="002578B6" w:rsidRPr="008D2037">
          <w:rPr>
            <w:rStyle w:val="a5"/>
            <w:noProof/>
          </w:rPr>
          <w:t>1.5</w:t>
        </w:r>
        <w:r w:rsidR="002578B6">
          <w:rPr>
            <w:rFonts w:asciiTheme="minorHAnsi" w:eastAsiaTheme="minorEastAsia" w:hAnsiTheme="minorHAnsi" w:cstheme="minorBidi"/>
            <w:smallCaps w:val="0"/>
            <w:noProof/>
            <w:szCs w:val="22"/>
          </w:rPr>
          <w:tab/>
        </w:r>
        <w:r w:rsidR="002578B6" w:rsidRPr="008D2037">
          <w:rPr>
            <w:rStyle w:val="a5"/>
            <w:rFonts w:hint="eastAsia"/>
            <w:noProof/>
          </w:rPr>
          <w:t>术语和缩略词</w:t>
        </w:r>
        <w:r w:rsidR="002578B6">
          <w:rPr>
            <w:noProof/>
            <w:webHidden/>
          </w:rPr>
          <w:tab/>
        </w:r>
        <w:r w:rsidR="002578B6">
          <w:rPr>
            <w:noProof/>
            <w:webHidden/>
          </w:rPr>
          <w:fldChar w:fldCharType="begin"/>
        </w:r>
        <w:r w:rsidR="002578B6">
          <w:rPr>
            <w:noProof/>
            <w:webHidden/>
          </w:rPr>
          <w:instrText xml:space="preserve"> PAGEREF _Toc455429199 \h </w:instrText>
        </w:r>
        <w:r w:rsidR="002578B6">
          <w:rPr>
            <w:noProof/>
            <w:webHidden/>
          </w:rPr>
        </w:r>
        <w:r w:rsidR="002578B6">
          <w:rPr>
            <w:noProof/>
            <w:webHidden/>
          </w:rPr>
          <w:fldChar w:fldCharType="separate"/>
        </w:r>
        <w:r w:rsidR="002578B6">
          <w:rPr>
            <w:noProof/>
            <w:webHidden/>
          </w:rPr>
          <w:t>6</w:t>
        </w:r>
        <w:r w:rsidR="002578B6">
          <w:rPr>
            <w:noProof/>
            <w:webHidden/>
          </w:rPr>
          <w:fldChar w:fldCharType="end"/>
        </w:r>
      </w:hyperlink>
    </w:p>
    <w:p w:rsidR="002578B6" w:rsidRDefault="00504CFA">
      <w:pPr>
        <w:pStyle w:val="10"/>
        <w:tabs>
          <w:tab w:val="left" w:pos="420"/>
          <w:tab w:val="right" w:leader="dot" w:pos="8494"/>
        </w:tabs>
        <w:rPr>
          <w:rFonts w:asciiTheme="minorHAnsi" w:eastAsiaTheme="minorEastAsia" w:hAnsiTheme="minorHAnsi" w:cstheme="minorBidi"/>
          <w:b w:val="0"/>
          <w:bCs w:val="0"/>
          <w:caps w:val="0"/>
          <w:noProof/>
          <w:szCs w:val="22"/>
        </w:rPr>
      </w:pPr>
      <w:hyperlink w:anchor="_Toc455429200" w:history="1">
        <w:r w:rsidR="002578B6" w:rsidRPr="008D2037">
          <w:rPr>
            <w:rStyle w:val="a5"/>
            <w:noProof/>
          </w:rPr>
          <w:t>2</w:t>
        </w:r>
        <w:r w:rsidR="002578B6">
          <w:rPr>
            <w:rFonts w:asciiTheme="minorHAnsi" w:eastAsiaTheme="minorEastAsia" w:hAnsiTheme="minorHAnsi" w:cstheme="minorBidi"/>
            <w:b w:val="0"/>
            <w:bCs w:val="0"/>
            <w:caps w:val="0"/>
            <w:noProof/>
            <w:szCs w:val="22"/>
          </w:rPr>
          <w:tab/>
        </w:r>
        <w:r w:rsidR="002578B6" w:rsidRPr="008D2037">
          <w:rPr>
            <w:rStyle w:val="a5"/>
            <w:rFonts w:hint="eastAsia"/>
            <w:noProof/>
          </w:rPr>
          <w:t>工程结构</w:t>
        </w:r>
        <w:r w:rsidR="002578B6">
          <w:rPr>
            <w:noProof/>
            <w:webHidden/>
          </w:rPr>
          <w:tab/>
        </w:r>
        <w:r w:rsidR="002578B6">
          <w:rPr>
            <w:noProof/>
            <w:webHidden/>
          </w:rPr>
          <w:fldChar w:fldCharType="begin"/>
        </w:r>
        <w:r w:rsidR="002578B6">
          <w:rPr>
            <w:noProof/>
            <w:webHidden/>
          </w:rPr>
          <w:instrText xml:space="preserve"> PAGEREF _Toc455429200 \h </w:instrText>
        </w:r>
        <w:r w:rsidR="002578B6">
          <w:rPr>
            <w:noProof/>
            <w:webHidden/>
          </w:rPr>
        </w:r>
        <w:r w:rsidR="002578B6">
          <w:rPr>
            <w:noProof/>
            <w:webHidden/>
          </w:rPr>
          <w:fldChar w:fldCharType="separate"/>
        </w:r>
        <w:r w:rsidR="002578B6">
          <w:rPr>
            <w:noProof/>
            <w:webHidden/>
          </w:rPr>
          <w:t>7</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01" w:history="1">
        <w:r w:rsidR="002578B6" w:rsidRPr="008D2037">
          <w:rPr>
            <w:rStyle w:val="a5"/>
            <w:noProof/>
          </w:rPr>
          <w:t>2.1</w:t>
        </w:r>
        <w:r w:rsidR="002578B6">
          <w:rPr>
            <w:rFonts w:asciiTheme="minorHAnsi" w:eastAsiaTheme="minorEastAsia" w:hAnsiTheme="minorHAnsi" w:cstheme="minorBidi"/>
            <w:smallCaps w:val="0"/>
            <w:noProof/>
            <w:szCs w:val="22"/>
          </w:rPr>
          <w:tab/>
        </w:r>
        <w:r w:rsidR="002578B6" w:rsidRPr="008D2037">
          <w:rPr>
            <w:rStyle w:val="a5"/>
            <w:rFonts w:hint="eastAsia"/>
            <w:noProof/>
          </w:rPr>
          <w:t>一对一的工程结构</w:t>
        </w:r>
        <w:r w:rsidR="002578B6">
          <w:rPr>
            <w:noProof/>
            <w:webHidden/>
          </w:rPr>
          <w:tab/>
        </w:r>
        <w:r w:rsidR="002578B6">
          <w:rPr>
            <w:noProof/>
            <w:webHidden/>
          </w:rPr>
          <w:fldChar w:fldCharType="begin"/>
        </w:r>
        <w:r w:rsidR="002578B6">
          <w:rPr>
            <w:noProof/>
            <w:webHidden/>
          </w:rPr>
          <w:instrText xml:space="preserve"> PAGEREF _Toc455429201 \h </w:instrText>
        </w:r>
        <w:r w:rsidR="002578B6">
          <w:rPr>
            <w:noProof/>
            <w:webHidden/>
          </w:rPr>
        </w:r>
        <w:r w:rsidR="002578B6">
          <w:rPr>
            <w:noProof/>
            <w:webHidden/>
          </w:rPr>
          <w:fldChar w:fldCharType="separate"/>
        </w:r>
        <w:r w:rsidR="002578B6">
          <w:rPr>
            <w:noProof/>
            <w:webHidden/>
          </w:rPr>
          <w:t>7</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02" w:history="1">
        <w:r w:rsidR="002578B6" w:rsidRPr="008D2037">
          <w:rPr>
            <w:rStyle w:val="a5"/>
            <w:noProof/>
          </w:rPr>
          <w:t>2.2</w:t>
        </w:r>
        <w:r w:rsidR="002578B6">
          <w:rPr>
            <w:rFonts w:asciiTheme="minorHAnsi" w:eastAsiaTheme="minorEastAsia" w:hAnsiTheme="minorHAnsi" w:cstheme="minorBidi"/>
            <w:smallCaps w:val="0"/>
            <w:noProof/>
            <w:szCs w:val="22"/>
          </w:rPr>
          <w:tab/>
        </w:r>
        <w:r w:rsidR="002578B6" w:rsidRPr="008D2037">
          <w:rPr>
            <w:rStyle w:val="a5"/>
            <w:rFonts w:hint="eastAsia"/>
            <w:noProof/>
          </w:rPr>
          <w:t>一对多的工程结构</w:t>
        </w:r>
        <w:r w:rsidR="002578B6">
          <w:rPr>
            <w:noProof/>
            <w:webHidden/>
          </w:rPr>
          <w:tab/>
        </w:r>
        <w:r w:rsidR="002578B6">
          <w:rPr>
            <w:noProof/>
            <w:webHidden/>
          </w:rPr>
          <w:fldChar w:fldCharType="begin"/>
        </w:r>
        <w:r w:rsidR="002578B6">
          <w:rPr>
            <w:noProof/>
            <w:webHidden/>
          </w:rPr>
          <w:instrText xml:space="preserve"> PAGEREF _Toc455429202 \h </w:instrText>
        </w:r>
        <w:r w:rsidR="002578B6">
          <w:rPr>
            <w:noProof/>
            <w:webHidden/>
          </w:rPr>
        </w:r>
        <w:r w:rsidR="002578B6">
          <w:rPr>
            <w:noProof/>
            <w:webHidden/>
          </w:rPr>
          <w:fldChar w:fldCharType="separate"/>
        </w:r>
        <w:r w:rsidR="002578B6">
          <w:rPr>
            <w:noProof/>
            <w:webHidden/>
          </w:rPr>
          <w:t>7</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03" w:history="1">
        <w:r w:rsidR="002578B6" w:rsidRPr="008D2037">
          <w:rPr>
            <w:rStyle w:val="a5"/>
            <w:noProof/>
          </w:rPr>
          <w:t>2.2.1</w:t>
        </w:r>
        <w:r w:rsidR="002578B6">
          <w:rPr>
            <w:rFonts w:asciiTheme="minorHAnsi" w:eastAsiaTheme="minorEastAsia" w:hAnsiTheme="minorHAnsi" w:cstheme="minorBidi"/>
            <w:i w:val="0"/>
            <w:iCs w:val="0"/>
            <w:noProof/>
            <w:szCs w:val="22"/>
          </w:rPr>
          <w:tab/>
        </w:r>
        <w:r w:rsidR="002578B6" w:rsidRPr="008D2037">
          <w:rPr>
            <w:rStyle w:val="a5"/>
            <w:rFonts w:hint="eastAsia"/>
            <w:noProof/>
          </w:rPr>
          <w:t>同一类产品不同配置的工程</w:t>
        </w:r>
        <w:r w:rsidR="002578B6">
          <w:rPr>
            <w:noProof/>
            <w:webHidden/>
          </w:rPr>
          <w:tab/>
        </w:r>
        <w:r w:rsidR="002578B6">
          <w:rPr>
            <w:noProof/>
            <w:webHidden/>
          </w:rPr>
          <w:fldChar w:fldCharType="begin"/>
        </w:r>
        <w:r w:rsidR="002578B6">
          <w:rPr>
            <w:noProof/>
            <w:webHidden/>
          </w:rPr>
          <w:instrText xml:space="preserve"> PAGEREF _Toc455429203 \h </w:instrText>
        </w:r>
        <w:r w:rsidR="002578B6">
          <w:rPr>
            <w:noProof/>
            <w:webHidden/>
          </w:rPr>
        </w:r>
        <w:r w:rsidR="002578B6">
          <w:rPr>
            <w:noProof/>
            <w:webHidden/>
          </w:rPr>
          <w:fldChar w:fldCharType="separate"/>
        </w:r>
        <w:r w:rsidR="002578B6">
          <w:rPr>
            <w:noProof/>
            <w:webHidden/>
          </w:rPr>
          <w:t>7</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04" w:history="1">
        <w:r w:rsidR="002578B6" w:rsidRPr="008D2037">
          <w:rPr>
            <w:rStyle w:val="a5"/>
            <w:noProof/>
          </w:rPr>
          <w:t>2.2.2</w:t>
        </w:r>
        <w:r w:rsidR="002578B6">
          <w:rPr>
            <w:rFonts w:asciiTheme="minorHAnsi" w:eastAsiaTheme="minorEastAsia" w:hAnsiTheme="minorHAnsi" w:cstheme="minorBidi"/>
            <w:i w:val="0"/>
            <w:iCs w:val="0"/>
            <w:noProof/>
            <w:szCs w:val="22"/>
          </w:rPr>
          <w:tab/>
        </w:r>
        <w:r w:rsidR="002578B6" w:rsidRPr="008D2037">
          <w:rPr>
            <w:rStyle w:val="a5"/>
            <w:rFonts w:hint="eastAsia"/>
            <w:noProof/>
          </w:rPr>
          <w:t>同一产品不同功能的工程结构</w:t>
        </w:r>
        <w:r w:rsidR="002578B6">
          <w:rPr>
            <w:noProof/>
            <w:webHidden/>
          </w:rPr>
          <w:tab/>
        </w:r>
        <w:r w:rsidR="002578B6">
          <w:rPr>
            <w:noProof/>
            <w:webHidden/>
          </w:rPr>
          <w:fldChar w:fldCharType="begin"/>
        </w:r>
        <w:r w:rsidR="002578B6">
          <w:rPr>
            <w:noProof/>
            <w:webHidden/>
          </w:rPr>
          <w:instrText xml:space="preserve"> PAGEREF _Toc455429204 \h </w:instrText>
        </w:r>
        <w:r w:rsidR="002578B6">
          <w:rPr>
            <w:noProof/>
            <w:webHidden/>
          </w:rPr>
        </w:r>
        <w:r w:rsidR="002578B6">
          <w:rPr>
            <w:noProof/>
            <w:webHidden/>
          </w:rPr>
          <w:fldChar w:fldCharType="separate"/>
        </w:r>
        <w:r w:rsidR="002578B6">
          <w:rPr>
            <w:noProof/>
            <w:webHidden/>
          </w:rPr>
          <w:t>9</w:t>
        </w:r>
        <w:r w:rsidR="002578B6">
          <w:rPr>
            <w:noProof/>
            <w:webHidden/>
          </w:rPr>
          <w:fldChar w:fldCharType="end"/>
        </w:r>
      </w:hyperlink>
    </w:p>
    <w:p w:rsidR="002578B6" w:rsidRDefault="00504CFA">
      <w:pPr>
        <w:pStyle w:val="10"/>
        <w:tabs>
          <w:tab w:val="left" w:pos="420"/>
          <w:tab w:val="right" w:leader="dot" w:pos="8494"/>
        </w:tabs>
        <w:rPr>
          <w:rFonts w:asciiTheme="minorHAnsi" w:eastAsiaTheme="minorEastAsia" w:hAnsiTheme="minorHAnsi" w:cstheme="minorBidi"/>
          <w:b w:val="0"/>
          <w:bCs w:val="0"/>
          <w:caps w:val="0"/>
          <w:noProof/>
          <w:szCs w:val="22"/>
        </w:rPr>
      </w:pPr>
      <w:hyperlink w:anchor="_Toc455429205" w:history="1">
        <w:r w:rsidR="002578B6" w:rsidRPr="008D2037">
          <w:rPr>
            <w:rStyle w:val="a5"/>
            <w:noProof/>
          </w:rPr>
          <w:t>3</w:t>
        </w:r>
        <w:r w:rsidR="002578B6">
          <w:rPr>
            <w:rFonts w:asciiTheme="minorHAnsi" w:eastAsiaTheme="minorEastAsia" w:hAnsiTheme="minorHAnsi" w:cstheme="minorBidi"/>
            <w:b w:val="0"/>
            <w:bCs w:val="0"/>
            <w:caps w:val="0"/>
            <w:noProof/>
            <w:szCs w:val="22"/>
          </w:rPr>
          <w:tab/>
        </w:r>
        <w:r w:rsidR="002578B6" w:rsidRPr="008D2037">
          <w:rPr>
            <w:rStyle w:val="a5"/>
            <w:rFonts w:hint="eastAsia"/>
            <w:noProof/>
          </w:rPr>
          <w:t>工程文件组织和编译配置选项</w:t>
        </w:r>
        <w:r w:rsidR="002578B6">
          <w:rPr>
            <w:noProof/>
            <w:webHidden/>
          </w:rPr>
          <w:tab/>
        </w:r>
        <w:r w:rsidR="002578B6">
          <w:rPr>
            <w:noProof/>
            <w:webHidden/>
          </w:rPr>
          <w:fldChar w:fldCharType="begin"/>
        </w:r>
        <w:r w:rsidR="002578B6">
          <w:rPr>
            <w:noProof/>
            <w:webHidden/>
          </w:rPr>
          <w:instrText xml:space="preserve"> PAGEREF _Toc455429205 \h </w:instrText>
        </w:r>
        <w:r w:rsidR="002578B6">
          <w:rPr>
            <w:noProof/>
            <w:webHidden/>
          </w:rPr>
        </w:r>
        <w:r w:rsidR="002578B6">
          <w:rPr>
            <w:noProof/>
            <w:webHidden/>
          </w:rPr>
          <w:fldChar w:fldCharType="separate"/>
        </w:r>
        <w:r w:rsidR="002578B6">
          <w:rPr>
            <w:noProof/>
            <w:webHidden/>
          </w:rPr>
          <w:t>10</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06" w:history="1">
        <w:r w:rsidR="002578B6" w:rsidRPr="008D2037">
          <w:rPr>
            <w:rStyle w:val="a5"/>
            <w:noProof/>
          </w:rPr>
          <w:t>3.1</w:t>
        </w:r>
        <w:r w:rsidR="002578B6">
          <w:rPr>
            <w:rFonts w:asciiTheme="minorHAnsi" w:eastAsiaTheme="minorEastAsia" w:hAnsiTheme="minorHAnsi" w:cstheme="minorBidi"/>
            <w:smallCaps w:val="0"/>
            <w:noProof/>
            <w:szCs w:val="22"/>
          </w:rPr>
          <w:tab/>
        </w:r>
        <w:r w:rsidR="002578B6" w:rsidRPr="008D2037">
          <w:rPr>
            <w:rStyle w:val="a5"/>
            <w:rFonts w:hint="eastAsia"/>
            <w:noProof/>
          </w:rPr>
          <w:t>工程文件组织</w:t>
        </w:r>
        <w:r w:rsidR="002578B6">
          <w:rPr>
            <w:noProof/>
            <w:webHidden/>
          </w:rPr>
          <w:tab/>
        </w:r>
        <w:r w:rsidR="002578B6">
          <w:rPr>
            <w:noProof/>
            <w:webHidden/>
          </w:rPr>
          <w:fldChar w:fldCharType="begin"/>
        </w:r>
        <w:r w:rsidR="002578B6">
          <w:rPr>
            <w:noProof/>
            <w:webHidden/>
          </w:rPr>
          <w:instrText xml:space="preserve"> PAGEREF _Toc455429206 \h </w:instrText>
        </w:r>
        <w:r w:rsidR="002578B6">
          <w:rPr>
            <w:noProof/>
            <w:webHidden/>
          </w:rPr>
        </w:r>
        <w:r w:rsidR="002578B6">
          <w:rPr>
            <w:noProof/>
            <w:webHidden/>
          </w:rPr>
          <w:fldChar w:fldCharType="separate"/>
        </w:r>
        <w:r w:rsidR="002578B6">
          <w:rPr>
            <w:noProof/>
            <w:webHidden/>
          </w:rPr>
          <w:t>10</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07" w:history="1">
        <w:r w:rsidR="002578B6" w:rsidRPr="008D2037">
          <w:rPr>
            <w:rStyle w:val="a5"/>
            <w:noProof/>
          </w:rPr>
          <w:t>3.2</w:t>
        </w:r>
        <w:r w:rsidR="002578B6">
          <w:rPr>
            <w:rFonts w:asciiTheme="minorHAnsi" w:eastAsiaTheme="minorEastAsia" w:hAnsiTheme="minorHAnsi" w:cstheme="minorBidi"/>
            <w:smallCaps w:val="0"/>
            <w:noProof/>
            <w:szCs w:val="22"/>
          </w:rPr>
          <w:tab/>
        </w:r>
        <w:r w:rsidR="002578B6" w:rsidRPr="008D2037">
          <w:rPr>
            <w:rStyle w:val="a5"/>
            <w:rFonts w:hint="eastAsia"/>
            <w:noProof/>
          </w:rPr>
          <w:t>编译配置选项</w:t>
        </w:r>
        <w:r w:rsidR="002578B6">
          <w:rPr>
            <w:noProof/>
            <w:webHidden/>
          </w:rPr>
          <w:tab/>
        </w:r>
        <w:r w:rsidR="002578B6">
          <w:rPr>
            <w:noProof/>
            <w:webHidden/>
          </w:rPr>
          <w:fldChar w:fldCharType="begin"/>
        </w:r>
        <w:r w:rsidR="002578B6">
          <w:rPr>
            <w:noProof/>
            <w:webHidden/>
          </w:rPr>
          <w:instrText xml:space="preserve"> PAGEREF _Toc455429207 \h </w:instrText>
        </w:r>
        <w:r w:rsidR="002578B6">
          <w:rPr>
            <w:noProof/>
            <w:webHidden/>
          </w:rPr>
        </w:r>
        <w:r w:rsidR="002578B6">
          <w:rPr>
            <w:noProof/>
            <w:webHidden/>
          </w:rPr>
          <w:fldChar w:fldCharType="separate"/>
        </w:r>
        <w:r w:rsidR="002578B6">
          <w:rPr>
            <w:noProof/>
            <w:webHidden/>
          </w:rPr>
          <w:t>10</w:t>
        </w:r>
        <w:r w:rsidR="002578B6">
          <w:rPr>
            <w:noProof/>
            <w:webHidden/>
          </w:rPr>
          <w:fldChar w:fldCharType="end"/>
        </w:r>
      </w:hyperlink>
    </w:p>
    <w:p w:rsidR="002578B6" w:rsidRDefault="00504CFA">
      <w:pPr>
        <w:pStyle w:val="10"/>
        <w:tabs>
          <w:tab w:val="left" w:pos="420"/>
          <w:tab w:val="right" w:leader="dot" w:pos="8494"/>
        </w:tabs>
        <w:rPr>
          <w:rFonts w:asciiTheme="minorHAnsi" w:eastAsiaTheme="minorEastAsia" w:hAnsiTheme="minorHAnsi" w:cstheme="minorBidi"/>
          <w:b w:val="0"/>
          <w:bCs w:val="0"/>
          <w:caps w:val="0"/>
          <w:noProof/>
          <w:szCs w:val="22"/>
        </w:rPr>
      </w:pPr>
      <w:hyperlink w:anchor="_Toc455429208" w:history="1">
        <w:r w:rsidR="002578B6" w:rsidRPr="008D2037">
          <w:rPr>
            <w:rStyle w:val="a5"/>
            <w:noProof/>
          </w:rPr>
          <w:t>4</w:t>
        </w:r>
        <w:r w:rsidR="002578B6">
          <w:rPr>
            <w:rFonts w:asciiTheme="minorHAnsi" w:eastAsiaTheme="minorEastAsia" w:hAnsiTheme="minorHAnsi" w:cstheme="minorBidi"/>
            <w:b w:val="0"/>
            <w:bCs w:val="0"/>
            <w:caps w:val="0"/>
            <w:noProof/>
            <w:szCs w:val="22"/>
          </w:rPr>
          <w:tab/>
        </w:r>
        <w:r w:rsidR="002578B6" w:rsidRPr="008D2037">
          <w:rPr>
            <w:rStyle w:val="a5"/>
            <w:rFonts w:hint="eastAsia"/>
            <w:noProof/>
          </w:rPr>
          <w:t>创建项目工程</w:t>
        </w:r>
        <w:r w:rsidR="002578B6">
          <w:rPr>
            <w:noProof/>
            <w:webHidden/>
          </w:rPr>
          <w:tab/>
        </w:r>
        <w:r w:rsidR="002578B6">
          <w:rPr>
            <w:noProof/>
            <w:webHidden/>
          </w:rPr>
          <w:fldChar w:fldCharType="begin"/>
        </w:r>
        <w:r w:rsidR="002578B6">
          <w:rPr>
            <w:noProof/>
            <w:webHidden/>
          </w:rPr>
          <w:instrText xml:space="preserve"> PAGEREF _Toc455429208 \h </w:instrText>
        </w:r>
        <w:r w:rsidR="002578B6">
          <w:rPr>
            <w:noProof/>
            <w:webHidden/>
          </w:rPr>
        </w:r>
        <w:r w:rsidR="002578B6">
          <w:rPr>
            <w:noProof/>
            <w:webHidden/>
          </w:rPr>
          <w:fldChar w:fldCharType="separate"/>
        </w:r>
        <w:r w:rsidR="002578B6">
          <w:rPr>
            <w:noProof/>
            <w:webHidden/>
          </w:rPr>
          <w:t>12</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09" w:history="1">
        <w:r w:rsidR="002578B6" w:rsidRPr="008D2037">
          <w:rPr>
            <w:rStyle w:val="a5"/>
            <w:noProof/>
          </w:rPr>
          <w:t>4.1</w:t>
        </w:r>
        <w:r w:rsidR="002578B6">
          <w:rPr>
            <w:rFonts w:asciiTheme="minorHAnsi" w:eastAsiaTheme="minorEastAsia" w:hAnsiTheme="minorHAnsi" w:cstheme="minorBidi"/>
            <w:smallCaps w:val="0"/>
            <w:noProof/>
            <w:szCs w:val="22"/>
          </w:rPr>
          <w:tab/>
        </w:r>
        <w:r w:rsidR="002578B6" w:rsidRPr="008D2037">
          <w:rPr>
            <w:rStyle w:val="a5"/>
            <w:rFonts w:hint="eastAsia"/>
            <w:noProof/>
          </w:rPr>
          <w:t>创建项目文件</w:t>
        </w:r>
        <w:r w:rsidR="002578B6">
          <w:rPr>
            <w:noProof/>
            <w:webHidden/>
          </w:rPr>
          <w:tab/>
        </w:r>
        <w:r w:rsidR="002578B6">
          <w:rPr>
            <w:noProof/>
            <w:webHidden/>
          </w:rPr>
          <w:fldChar w:fldCharType="begin"/>
        </w:r>
        <w:r w:rsidR="002578B6">
          <w:rPr>
            <w:noProof/>
            <w:webHidden/>
          </w:rPr>
          <w:instrText xml:space="preserve"> PAGEREF _Toc455429209 \h </w:instrText>
        </w:r>
        <w:r w:rsidR="002578B6">
          <w:rPr>
            <w:noProof/>
            <w:webHidden/>
          </w:rPr>
        </w:r>
        <w:r w:rsidR="002578B6">
          <w:rPr>
            <w:noProof/>
            <w:webHidden/>
          </w:rPr>
          <w:fldChar w:fldCharType="separate"/>
        </w:r>
        <w:r w:rsidR="002578B6">
          <w:rPr>
            <w:noProof/>
            <w:webHidden/>
          </w:rPr>
          <w:t>12</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10" w:history="1">
        <w:r w:rsidR="002578B6" w:rsidRPr="008D2037">
          <w:rPr>
            <w:rStyle w:val="a5"/>
            <w:noProof/>
          </w:rPr>
          <w:t>4.2</w:t>
        </w:r>
        <w:r w:rsidR="002578B6">
          <w:rPr>
            <w:rFonts w:asciiTheme="minorHAnsi" w:eastAsiaTheme="minorEastAsia" w:hAnsiTheme="minorHAnsi" w:cstheme="minorBidi"/>
            <w:smallCaps w:val="0"/>
            <w:noProof/>
            <w:szCs w:val="22"/>
          </w:rPr>
          <w:tab/>
        </w:r>
        <w:r w:rsidR="002578B6" w:rsidRPr="008D2037">
          <w:rPr>
            <w:rStyle w:val="a5"/>
            <w:rFonts w:hint="eastAsia"/>
            <w:noProof/>
          </w:rPr>
          <w:t>修改工程文件</w:t>
        </w:r>
        <w:r w:rsidR="002578B6">
          <w:rPr>
            <w:noProof/>
            <w:webHidden/>
          </w:rPr>
          <w:tab/>
        </w:r>
        <w:r w:rsidR="002578B6">
          <w:rPr>
            <w:noProof/>
            <w:webHidden/>
          </w:rPr>
          <w:fldChar w:fldCharType="begin"/>
        </w:r>
        <w:r w:rsidR="002578B6">
          <w:rPr>
            <w:noProof/>
            <w:webHidden/>
          </w:rPr>
          <w:instrText xml:space="preserve"> PAGEREF _Toc455429210 \h </w:instrText>
        </w:r>
        <w:r w:rsidR="002578B6">
          <w:rPr>
            <w:noProof/>
            <w:webHidden/>
          </w:rPr>
        </w:r>
        <w:r w:rsidR="002578B6">
          <w:rPr>
            <w:noProof/>
            <w:webHidden/>
          </w:rPr>
          <w:fldChar w:fldCharType="separate"/>
        </w:r>
        <w:r w:rsidR="002578B6">
          <w:rPr>
            <w:noProof/>
            <w:webHidden/>
          </w:rPr>
          <w:t>13</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11" w:history="1">
        <w:r w:rsidR="002578B6" w:rsidRPr="008D2037">
          <w:rPr>
            <w:rStyle w:val="a5"/>
            <w:noProof/>
          </w:rPr>
          <w:t>4.3</w:t>
        </w:r>
        <w:r w:rsidR="002578B6">
          <w:rPr>
            <w:rFonts w:asciiTheme="minorHAnsi" w:eastAsiaTheme="minorEastAsia" w:hAnsiTheme="minorHAnsi" w:cstheme="minorBidi"/>
            <w:smallCaps w:val="0"/>
            <w:noProof/>
            <w:szCs w:val="22"/>
          </w:rPr>
          <w:tab/>
        </w:r>
        <w:r w:rsidR="002578B6" w:rsidRPr="008D2037">
          <w:rPr>
            <w:rStyle w:val="a5"/>
            <w:rFonts w:hint="eastAsia"/>
            <w:noProof/>
          </w:rPr>
          <w:t>增加编译配置宏和头文件</w:t>
        </w:r>
        <w:r w:rsidR="002578B6">
          <w:rPr>
            <w:noProof/>
            <w:webHidden/>
          </w:rPr>
          <w:tab/>
        </w:r>
        <w:r w:rsidR="002578B6">
          <w:rPr>
            <w:noProof/>
            <w:webHidden/>
          </w:rPr>
          <w:fldChar w:fldCharType="begin"/>
        </w:r>
        <w:r w:rsidR="002578B6">
          <w:rPr>
            <w:noProof/>
            <w:webHidden/>
          </w:rPr>
          <w:instrText xml:space="preserve"> PAGEREF _Toc455429211 \h </w:instrText>
        </w:r>
        <w:r w:rsidR="002578B6">
          <w:rPr>
            <w:noProof/>
            <w:webHidden/>
          </w:rPr>
        </w:r>
        <w:r w:rsidR="002578B6">
          <w:rPr>
            <w:noProof/>
            <w:webHidden/>
          </w:rPr>
          <w:fldChar w:fldCharType="separate"/>
        </w:r>
        <w:r w:rsidR="002578B6">
          <w:rPr>
            <w:noProof/>
            <w:webHidden/>
          </w:rPr>
          <w:t>16</w:t>
        </w:r>
        <w:r w:rsidR="002578B6">
          <w:rPr>
            <w:noProof/>
            <w:webHidden/>
          </w:rPr>
          <w:fldChar w:fldCharType="end"/>
        </w:r>
      </w:hyperlink>
    </w:p>
    <w:p w:rsidR="002578B6" w:rsidRDefault="00504CFA">
      <w:pPr>
        <w:pStyle w:val="10"/>
        <w:tabs>
          <w:tab w:val="left" w:pos="420"/>
          <w:tab w:val="right" w:leader="dot" w:pos="8494"/>
        </w:tabs>
        <w:rPr>
          <w:rFonts w:asciiTheme="minorHAnsi" w:eastAsiaTheme="minorEastAsia" w:hAnsiTheme="minorHAnsi" w:cstheme="minorBidi"/>
          <w:b w:val="0"/>
          <w:bCs w:val="0"/>
          <w:caps w:val="0"/>
          <w:noProof/>
          <w:szCs w:val="22"/>
        </w:rPr>
      </w:pPr>
      <w:hyperlink w:anchor="_Toc455429212" w:history="1">
        <w:r w:rsidR="002578B6" w:rsidRPr="008D2037">
          <w:rPr>
            <w:rStyle w:val="a5"/>
            <w:noProof/>
          </w:rPr>
          <w:t>5</w:t>
        </w:r>
        <w:r w:rsidR="002578B6">
          <w:rPr>
            <w:rFonts w:asciiTheme="minorHAnsi" w:eastAsiaTheme="minorEastAsia" w:hAnsiTheme="minorHAnsi" w:cstheme="minorBidi"/>
            <w:b w:val="0"/>
            <w:bCs w:val="0"/>
            <w:caps w:val="0"/>
            <w:noProof/>
            <w:szCs w:val="22"/>
          </w:rPr>
          <w:tab/>
        </w:r>
        <w:r w:rsidR="002578B6" w:rsidRPr="008D2037">
          <w:rPr>
            <w:rStyle w:val="a5"/>
            <w:rFonts w:hint="eastAsia"/>
            <w:noProof/>
          </w:rPr>
          <w:t>通用</w:t>
        </w:r>
        <w:r w:rsidR="002578B6" w:rsidRPr="008D2037">
          <w:rPr>
            <w:rStyle w:val="a5"/>
            <w:noProof/>
          </w:rPr>
          <w:t>API</w:t>
        </w:r>
        <w:r w:rsidR="002578B6" w:rsidRPr="008D2037">
          <w:rPr>
            <w:rStyle w:val="a5"/>
            <w:rFonts w:hint="eastAsia"/>
            <w:noProof/>
          </w:rPr>
          <w:t>接口的说明</w:t>
        </w:r>
        <w:r w:rsidR="002578B6">
          <w:rPr>
            <w:noProof/>
            <w:webHidden/>
          </w:rPr>
          <w:tab/>
        </w:r>
        <w:r w:rsidR="002578B6">
          <w:rPr>
            <w:noProof/>
            <w:webHidden/>
          </w:rPr>
          <w:fldChar w:fldCharType="begin"/>
        </w:r>
        <w:r w:rsidR="002578B6">
          <w:rPr>
            <w:noProof/>
            <w:webHidden/>
          </w:rPr>
          <w:instrText xml:space="preserve"> PAGEREF _Toc455429212 \h </w:instrText>
        </w:r>
        <w:r w:rsidR="002578B6">
          <w:rPr>
            <w:noProof/>
            <w:webHidden/>
          </w:rPr>
        </w:r>
        <w:r w:rsidR="002578B6">
          <w:rPr>
            <w:noProof/>
            <w:webHidden/>
          </w:rPr>
          <w:fldChar w:fldCharType="separate"/>
        </w:r>
        <w:r w:rsidR="002578B6">
          <w:rPr>
            <w:noProof/>
            <w:webHidden/>
          </w:rPr>
          <w:t>19</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13" w:history="1">
        <w:r w:rsidR="002578B6" w:rsidRPr="008D2037">
          <w:rPr>
            <w:rStyle w:val="a5"/>
            <w:noProof/>
          </w:rPr>
          <w:t>5.1.1</w:t>
        </w:r>
        <w:r w:rsidR="002578B6">
          <w:rPr>
            <w:rFonts w:asciiTheme="minorHAnsi" w:eastAsiaTheme="minorEastAsia" w:hAnsiTheme="minorHAnsi" w:cstheme="minorBidi"/>
            <w:i w:val="0"/>
            <w:iCs w:val="0"/>
            <w:noProof/>
            <w:szCs w:val="22"/>
          </w:rPr>
          <w:tab/>
        </w:r>
        <w:r w:rsidR="002578B6" w:rsidRPr="008D2037">
          <w:rPr>
            <w:rStyle w:val="a5"/>
            <w:noProof/>
          </w:rPr>
          <w:t>void UserApp_Init( uint8 task_id )</w:t>
        </w:r>
        <w:r w:rsidR="002578B6">
          <w:rPr>
            <w:noProof/>
            <w:webHidden/>
          </w:rPr>
          <w:tab/>
        </w:r>
        <w:r w:rsidR="002578B6">
          <w:rPr>
            <w:noProof/>
            <w:webHidden/>
          </w:rPr>
          <w:fldChar w:fldCharType="begin"/>
        </w:r>
        <w:r w:rsidR="002578B6">
          <w:rPr>
            <w:noProof/>
            <w:webHidden/>
          </w:rPr>
          <w:instrText xml:space="preserve"> PAGEREF _Toc455429213 \h </w:instrText>
        </w:r>
        <w:r w:rsidR="002578B6">
          <w:rPr>
            <w:noProof/>
            <w:webHidden/>
          </w:rPr>
        </w:r>
        <w:r w:rsidR="002578B6">
          <w:rPr>
            <w:noProof/>
            <w:webHidden/>
          </w:rPr>
          <w:fldChar w:fldCharType="separate"/>
        </w:r>
        <w:r w:rsidR="002578B6">
          <w:rPr>
            <w:noProof/>
            <w:webHidden/>
          </w:rPr>
          <w:t>19</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14" w:history="1">
        <w:r w:rsidR="002578B6" w:rsidRPr="008D2037">
          <w:rPr>
            <w:rStyle w:val="a5"/>
            <w:noProof/>
          </w:rPr>
          <w:t>5.1.2</w:t>
        </w:r>
        <w:r w:rsidR="002578B6">
          <w:rPr>
            <w:rFonts w:asciiTheme="minorHAnsi" w:eastAsiaTheme="minorEastAsia" w:hAnsiTheme="minorHAnsi" w:cstheme="minorBidi"/>
            <w:i w:val="0"/>
            <w:iCs w:val="0"/>
            <w:noProof/>
            <w:szCs w:val="22"/>
          </w:rPr>
          <w:tab/>
        </w:r>
        <w:r w:rsidR="002578B6" w:rsidRPr="008D2037">
          <w:rPr>
            <w:rStyle w:val="a5"/>
            <w:noProof/>
          </w:rPr>
          <w:t>uint16 UserApp_ProcessEvent( uint8 task_id, uint16 events )</w:t>
        </w:r>
        <w:r w:rsidR="002578B6">
          <w:rPr>
            <w:noProof/>
            <w:webHidden/>
          </w:rPr>
          <w:tab/>
        </w:r>
        <w:r w:rsidR="002578B6">
          <w:rPr>
            <w:noProof/>
            <w:webHidden/>
          </w:rPr>
          <w:fldChar w:fldCharType="begin"/>
        </w:r>
        <w:r w:rsidR="002578B6">
          <w:rPr>
            <w:noProof/>
            <w:webHidden/>
          </w:rPr>
          <w:instrText xml:space="preserve"> PAGEREF _Toc455429214 \h </w:instrText>
        </w:r>
        <w:r w:rsidR="002578B6">
          <w:rPr>
            <w:noProof/>
            <w:webHidden/>
          </w:rPr>
        </w:r>
        <w:r w:rsidR="002578B6">
          <w:rPr>
            <w:noProof/>
            <w:webHidden/>
          </w:rPr>
          <w:fldChar w:fldCharType="separate"/>
        </w:r>
        <w:r w:rsidR="002578B6">
          <w:rPr>
            <w:noProof/>
            <w:webHidden/>
          </w:rPr>
          <w:t>19</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15" w:history="1">
        <w:r w:rsidR="002578B6" w:rsidRPr="008D2037">
          <w:rPr>
            <w:rStyle w:val="a5"/>
            <w:noProof/>
          </w:rPr>
          <w:t>5.1.3</w:t>
        </w:r>
        <w:r w:rsidR="002578B6">
          <w:rPr>
            <w:rFonts w:asciiTheme="minorHAnsi" w:eastAsiaTheme="minorEastAsia" w:hAnsiTheme="minorHAnsi" w:cstheme="minorBidi"/>
            <w:i w:val="0"/>
            <w:iCs w:val="0"/>
            <w:noProof/>
            <w:szCs w:val="22"/>
          </w:rPr>
          <w:tab/>
        </w:r>
        <w:r w:rsidR="002578B6" w:rsidRPr="008D2037">
          <w:rPr>
            <w:rStyle w:val="a5"/>
            <w:noProof/>
          </w:rPr>
          <w:t>void UserAppHandleKeys( uint8 shift, uint8 keys )</w:t>
        </w:r>
        <w:r w:rsidR="002578B6">
          <w:rPr>
            <w:noProof/>
            <w:webHidden/>
          </w:rPr>
          <w:tab/>
        </w:r>
        <w:r w:rsidR="002578B6">
          <w:rPr>
            <w:noProof/>
            <w:webHidden/>
          </w:rPr>
          <w:fldChar w:fldCharType="begin"/>
        </w:r>
        <w:r w:rsidR="002578B6">
          <w:rPr>
            <w:noProof/>
            <w:webHidden/>
          </w:rPr>
          <w:instrText xml:space="preserve"> PAGEREF _Toc455429215 \h </w:instrText>
        </w:r>
        <w:r w:rsidR="002578B6">
          <w:rPr>
            <w:noProof/>
            <w:webHidden/>
          </w:rPr>
        </w:r>
        <w:r w:rsidR="002578B6">
          <w:rPr>
            <w:noProof/>
            <w:webHidden/>
          </w:rPr>
          <w:fldChar w:fldCharType="separate"/>
        </w:r>
        <w:r w:rsidR="002578B6">
          <w:rPr>
            <w:noProof/>
            <w:webHidden/>
          </w:rPr>
          <w:t>20</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16" w:history="1">
        <w:r w:rsidR="002578B6" w:rsidRPr="008D2037">
          <w:rPr>
            <w:rStyle w:val="a5"/>
            <w:noProof/>
          </w:rPr>
          <w:t>5.1.4</w:t>
        </w:r>
        <w:r w:rsidR="002578B6">
          <w:rPr>
            <w:rFonts w:asciiTheme="minorHAnsi" w:eastAsiaTheme="minorEastAsia" w:hAnsiTheme="minorHAnsi" w:cstheme="minorBidi"/>
            <w:i w:val="0"/>
            <w:iCs w:val="0"/>
            <w:noProof/>
            <w:szCs w:val="22"/>
          </w:rPr>
          <w:tab/>
        </w:r>
        <w:r w:rsidR="002578B6" w:rsidRPr="008D2037">
          <w:rPr>
            <w:rStyle w:val="a5"/>
            <w:noProof/>
          </w:rPr>
          <w:t>void UserAppProcessKeyNwkAction(void)</w:t>
        </w:r>
        <w:r w:rsidR="002578B6">
          <w:rPr>
            <w:noProof/>
            <w:webHidden/>
          </w:rPr>
          <w:tab/>
        </w:r>
        <w:r w:rsidR="002578B6">
          <w:rPr>
            <w:noProof/>
            <w:webHidden/>
          </w:rPr>
          <w:fldChar w:fldCharType="begin"/>
        </w:r>
        <w:r w:rsidR="002578B6">
          <w:rPr>
            <w:noProof/>
            <w:webHidden/>
          </w:rPr>
          <w:instrText xml:space="preserve"> PAGEREF _Toc455429216 \h </w:instrText>
        </w:r>
        <w:r w:rsidR="002578B6">
          <w:rPr>
            <w:noProof/>
            <w:webHidden/>
          </w:rPr>
        </w:r>
        <w:r w:rsidR="002578B6">
          <w:rPr>
            <w:noProof/>
            <w:webHidden/>
          </w:rPr>
          <w:fldChar w:fldCharType="separate"/>
        </w:r>
        <w:r w:rsidR="002578B6">
          <w:rPr>
            <w:noProof/>
            <w:webHidden/>
          </w:rPr>
          <w:t>20</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17" w:history="1">
        <w:r w:rsidR="002578B6" w:rsidRPr="008D2037">
          <w:rPr>
            <w:rStyle w:val="a5"/>
            <w:noProof/>
          </w:rPr>
          <w:t>5.1.5</w:t>
        </w:r>
        <w:r w:rsidR="002578B6">
          <w:rPr>
            <w:rFonts w:asciiTheme="minorHAnsi" w:eastAsiaTheme="minorEastAsia" w:hAnsiTheme="minorHAnsi" w:cstheme="minorBidi"/>
            <w:i w:val="0"/>
            <w:iCs w:val="0"/>
            <w:noProof/>
            <w:szCs w:val="22"/>
          </w:rPr>
          <w:tab/>
        </w:r>
        <w:r w:rsidR="002578B6" w:rsidRPr="008D2037">
          <w:rPr>
            <w:rStyle w:val="a5"/>
            <w:noProof/>
          </w:rPr>
          <w:t>void UserAppProcessUartIncoming(uint8* msg_ptr)</w:t>
        </w:r>
        <w:r w:rsidR="002578B6">
          <w:rPr>
            <w:noProof/>
            <w:webHidden/>
          </w:rPr>
          <w:tab/>
        </w:r>
        <w:r w:rsidR="002578B6">
          <w:rPr>
            <w:noProof/>
            <w:webHidden/>
          </w:rPr>
          <w:fldChar w:fldCharType="begin"/>
        </w:r>
        <w:r w:rsidR="002578B6">
          <w:rPr>
            <w:noProof/>
            <w:webHidden/>
          </w:rPr>
          <w:instrText xml:space="preserve"> PAGEREF _Toc455429217 \h </w:instrText>
        </w:r>
        <w:r w:rsidR="002578B6">
          <w:rPr>
            <w:noProof/>
            <w:webHidden/>
          </w:rPr>
        </w:r>
        <w:r w:rsidR="002578B6">
          <w:rPr>
            <w:noProof/>
            <w:webHidden/>
          </w:rPr>
          <w:fldChar w:fldCharType="separate"/>
        </w:r>
        <w:r w:rsidR="002578B6">
          <w:rPr>
            <w:noProof/>
            <w:webHidden/>
          </w:rPr>
          <w:t>20</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18" w:history="1">
        <w:r w:rsidR="002578B6" w:rsidRPr="008D2037">
          <w:rPr>
            <w:rStyle w:val="a5"/>
            <w:noProof/>
          </w:rPr>
          <w:t>5.1.6</w:t>
        </w:r>
        <w:r w:rsidR="002578B6">
          <w:rPr>
            <w:rFonts w:asciiTheme="minorHAnsi" w:eastAsiaTheme="minorEastAsia" w:hAnsiTheme="minorHAnsi" w:cstheme="minorBidi"/>
            <w:i w:val="0"/>
            <w:iCs w:val="0"/>
            <w:noProof/>
            <w:szCs w:val="22"/>
          </w:rPr>
          <w:tab/>
        </w:r>
        <w:r w:rsidR="002578B6" w:rsidRPr="008D2037">
          <w:rPr>
            <w:rStyle w:val="a5"/>
            <w:noProof/>
          </w:rPr>
          <w:t>void UserAppProcessCommandCallBack(uint8 inMsgLen, uint8 *inMsg, uint8 *outMsgLen, uint8 *outMsg)</w:t>
        </w:r>
        <w:r w:rsidR="002578B6">
          <w:rPr>
            <w:noProof/>
            <w:webHidden/>
          </w:rPr>
          <w:tab/>
        </w:r>
        <w:r w:rsidR="002578B6">
          <w:rPr>
            <w:noProof/>
            <w:webHidden/>
          </w:rPr>
          <w:fldChar w:fldCharType="begin"/>
        </w:r>
        <w:r w:rsidR="002578B6">
          <w:rPr>
            <w:noProof/>
            <w:webHidden/>
          </w:rPr>
          <w:instrText xml:space="preserve"> PAGEREF _Toc455429218 \h </w:instrText>
        </w:r>
        <w:r w:rsidR="002578B6">
          <w:rPr>
            <w:noProof/>
            <w:webHidden/>
          </w:rPr>
        </w:r>
        <w:r w:rsidR="002578B6">
          <w:rPr>
            <w:noProof/>
            <w:webHidden/>
          </w:rPr>
          <w:fldChar w:fldCharType="separate"/>
        </w:r>
        <w:r w:rsidR="002578B6">
          <w:rPr>
            <w:noProof/>
            <w:webHidden/>
          </w:rPr>
          <w:t>21</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19" w:history="1">
        <w:r w:rsidR="002578B6" w:rsidRPr="008D2037">
          <w:rPr>
            <w:rStyle w:val="a5"/>
            <w:noProof/>
          </w:rPr>
          <w:t>5.1.7</w:t>
        </w:r>
        <w:r w:rsidR="002578B6">
          <w:rPr>
            <w:rFonts w:asciiTheme="minorHAnsi" w:eastAsiaTheme="minorEastAsia" w:hAnsiTheme="minorHAnsi" w:cstheme="minorBidi"/>
            <w:i w:val="0"/>
            <w:iCs w:val="0"/>
            <w:noProof/>
            <w:szCs w:val="22"/>
          </w:rPr>
          <w:tab/>
        </w:r>
        <w:r w:rsidR="002578B6" w:rsidRPr="008D2037">
          <w:rPr>
            <w:rStyle w:val="a5"/>
            <w:noProof/>
          </w:rPr>
          <w:t>void UserAppProcessReportingCommand(uint8 cmd ,uint8*inMsg)</w:t>
        </w:r>
        <w:r w:rsidR="002578B6">
          <w:rPr>
            <w:noProof/>
            <w:webHidden/>
          </w:rPr>
          <w:tab/>
        </w:r>
        <w:r w:rsidR="002578B6">
          <w:rPr>
            <w:noProof/>
            <w:webHidden/>
          </w:rPr>
          <w:fldChar w:fldCharType="begin"/>
        </w:r>
        <w:r w:rsidR="002578B6">
          <w:rPr>
            <w:noProof/>
            <w:webHidden/>
          </w:rPr>
          <w:instrText xml:space="preserve"> PAGEREF _Toc455429219 \h </w:instrText>
        </w:r>
        <w:r w:rsidR="002578B6">
          <w:rPr>
            <w:noProof/>
            <w:webHidden/>
          </w:rPr>
        </w:r>
        <w:r w:rsidR="002578B6">
          <w:rPr>
            <w:noProof/>
            <w:webHidden/>
          </w:rPr>
          <w:fldChar w:fldCharType="separate"/>
        </w:r>
        <w:r w:rsidR="002578B6">
          <w:rPr>
            <w:noProof/>
            <w:webHidden/>
          </w:rPr>
          <w:t>21</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0" w:history="1">
        <w:r w:rsidR="002578B6" w:rsidRPr="008D2037">
          <w:rPr>
            <w:rStyle w:val="a5"/>
            <w:noProof/>
          </w:rPr>
          <w:t>5.1.8</w:t>
        </w:r>
        <w:r w:rsidR="002578B6">
          <w:rPr>
            <w:rFonts w:asciiTheme="minorHAnsi" w:eastAsiaTheme="minorEastAsia" w:hAnsiTheme="minorHAnsi" w:cstheme="minorBidi"/>
            <w:i w:val="0"/>
            <w:iCs w:val="0"/>
            <w:noProof/>
            <w:szCs w:val="22"/>
          </w:rPr>
          <w:tab/>
        </w:r>
        <w:r w:rsidR="002578B6" w:rsidRPr="008D2037">
          <w:rPr>
            <w:rStyle w:val="a5"/>
            <w:noProof/>
          </w:rPr>
          <w:t>void UserAppProcessBindingMessage(afIncomingMSGPacket_t * pkt)</w:t>
        </w:r>
        <w:r w:rsidR="002578B6">
          <w:rPr>
            <w:noProof/>
            <w:webHidden/>
          </w:rPr>
          <w:tab/>
        </w:r>
        <w:r w:rsidR="002578B6">
          <w:rPr>
            <w:noProof/>
            <w:webHidden/>
          </w:rPr>
          <w:fldChar w:fldCharType="begin"/>
        </w:r>
        <w:r w:rsidR="002578B6">
          <w:rPr>
            <w:noProof/>
            <w:webHidden/>
          </w:rPr>
          <w:instrText xml:space="preserve"> PAGEREF _Toc455429220 \h </w:instrText>
        </w:r>
        <w:r w:rsidR="002578B6">
          <w:rPr>
            <w:noProof/>
            <w:webHidden/>
          </w:rPr>
        </w:r>
        <w:r w:rsidR="002578B6">
          <w:rPr>
            <w:noProof/>
            <w:webHidden/>
          </w:rPr>
          <w:fldChar w:fldCharType="separate"/>
        </w:r>
        <w:r w:rsidR="002578B6">
          <w:rPr>
            <w:noProof/>
            <w:webHidden/>
          </w:rPr>
          <w:t>22</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1" w:history="1">
        <w:r w:rsidR="002578B6" w:rsidRPr="008D2037">
          <w:rPr>
            <w:rStyle w:val="a5"/>
            <w:noProof/>
          </w:rPr>
          <w:t>5.1.9</w:t>
        </w:r>
        <w:r w:rsidR="002578B6">
          <w:rPr>
            <w:rFonts w:asciiTheme="minorHAnsi" w:eastAsiaTheme="minorEastAsia" w:hAnsiTheme="minorHAnsi" w:cstheme="minorBidi"/>
            <w:i w:val="0"/>
            <w:iCs w:val="0"/>
            <w:noProof/>
            <w:szCs w:val="22"/>
          </w:rPr>
          <w:tab/>
        </w:r>
        <w:r w:rsidR="002578B6" w:rsidRPr="008D2037">
          <w:rPr>
            <w:rStyle w:val="a5"/>
            <w:noProof/>
          </w:rPr>
          <w:t>void UserAppStartNwkJoiningCallBack(void)</w:t>
        </w:r>
        <w:r w:rsidR="002578B6">
          <w:rPr>
            <w:noProof/>
            <w:webHidden/>
          </w:rPr>
          <w:tab/>
        </w:r>
        <w:r w:rsidR="002578B6">
          <w:rPr>
            <w:noProof/>
            <w:webHidden/>
          </w:rPr>
          <w:fldChar w:fldCharType="begin"/>
        </w:r>
        <w:r w:rsidR="002578B6">
          <w:rPr>
            <w:noProof/>
            <w:webHidden/>
          </w:rPr>
          <w:instrText xml:space="preserve"> PAGEREF _Toc455429221 \h </w:instrText>
        </w:r>
        <w:r w:rsidR="002578B6">
          <w:rPr>
            <w:noProof/>
            <w:webHidden/>
          </w:rPr>
        </w:r>
        <w:r w:rsidR="002578B6">
          <w:rPr>
            <w:noProof/>
            <w:webHidden/>
          </w:rPr>
          <w:fldChar w:fldCharType="separate"/>
        </w:r>
        <w:r w:rsidR="002578B6">
          <w:rPr>
            <w:noProof/>
            <w:webHidden/>
          </w:rPr>
          <w:t>23</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2" w:history="1">
        <w:r w:rsidR="002578B6" w:rsidRPr="008D2037">
          <w:rPr>
            <w:rStyle w:val="a5"/>
            <w:noProof/>
          </w:rPr>
          <w:t>5.1.10</w:t>
        </w:r>
        <w:r w:rsidR="002578B6">
          <w:rPr>
            <w:rFonts w:asciiTheme="minorHAnsi" w:eastAsiaTheme="minorEastAsia" w:hAnsiTheme="minorHAnsi" w:cstheme="minorBidi"/>
            <w:i w:val="0"/>
            <w:iCs w:val="0"/>
            <w:noProof/>
            <w:szCs w:val="22"/>
          </w:rPr>
          <w:tab/>
        </w:r>
        <w:r w:rsidR="002578B6" w:rsidRPr="008D2037">
          <w:rPr>
            <w:rStyle w:val="a5"/>
            <w:noProof/>
          </w:rPr>
          <w:t>void UserAppProcessZDOMsgs( zdoIncomingMsg_t *inMsg )</w:t>
        </w:r>
        <w:r w:rsidR="002578B6">
          <w:rPr>
            <w:noProof/>
            <w:webHidden/>
          </w:rPr>
          <w:tab/>
        </w:r>
        <w:r w:rsidR="002578B6">
          <w:rPr>
            <w:noProof/>
            <w:webHidden/>
          </w:rPr>
          <w:fldChar w:fldCharType="begin"/>
        </w:r>
        <w:r w:rsidR="002578B6">
          <w:rPr>
            <w:noProof/>
            <w:webHidden/>
          </w:rPr>
          <w:instrText xml:space="preserve"> PAGEREF _Toc455429222 \h </w:instrText>
        </w:r>
        <w:r w:rsidR="002578B6">
          <w:rPr>
            <w:noProof/>
            <w:webHidden/>
          </w:rPr>
        </w:r>
        <w:r w:rsidR="002578B6">
          <w:rPr>
            <w:noProof/>
            <w:webHidden/>
          </w:rPr>
          <w:fldChar w:fldCharType="separate"/>
        </w:r>
        <w:r w:rsidR="002578B6">
          <w:rPr>
            <w:noProof/>
            <w:webHidden/>
          </w:rPr>
          <w:t>23</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3" w:history="1">
        <w:r w:rsidR="002578B6" w:rsidRPr="008D2037">
          <w:rPr>
            <w:rStyle w:val="a5"/>
            <w:noProof/>
          </w:rPr>
          <w:t>5.1.11</w:t>
        </w:r>
        <w:r w:rsidR="002578B6">
          <w:rPr>
            <w:rFonts w:asciiTheme="minorHAnsi" w:eastAsiaTheme="minorEastAsia" w:hAnsiTheme="minorHAnsi" w:cstheme="minorBidi"/>
            <w:i w:val="0"/>
            <w:iCs w:val="0"/>
            <w:noProof/>
            <w:szCs w:val="22"/>
          </w:rPr>
          <w:tab/>
        </w:r>
        <w:r w:rsidR="002578B6" w:rsidRPr="008D2037">
          <w:rPr>
            <w:rStyle w:val="a5"/>
            <w:noProof/>
          </w:rPr>
          <w:t>void UserAppCoordinatorOfflineCallback(bool offline)</w:t>
        </w:r>
        <w:r w:rsidR="002578B6">
          <w:rPr>
            <w:noProof/>
            <w:webHidden/>
          </w:rPr>
          <w:tab/>
        </w:r>
        <w:r w:rsidR="002578B6">
          <w:rPr>
            <w:noProof/>
            <w:webHidden/>
          </w:rPr>
          <w:fldChar w:fldCharType="begin"/>
        </w:r>
        <w:r w:rsidR="002578B6">
          <w:rPr>
            <w:noProof/>
            <w:webHidden/>
          </w:rPr>
          <w:instrText xml:space="preserve"> PAGEREF _Toc455429223 \h </w:instrText>
        </w:r>
        <w:r w:rsidR="002578B6">
          <w:rPr>
            <w:noProof/>
            <w:webHidden/>
          </w:rPr>
        </w:r>
        <w:r w:rsidR="002578B6">
          <w:rPr>
            <w:noProof/>
            <w:webHidden/>
          </w:rPr>
          <w:fldChar w:fldCharType="separate"/>
        </w:r>
        <w:r w:rsidR="002578B6">
          <w:rPr>
            <w:noProof/>
            <w:webHidden/>
          </w:rPr>
          <w:t>23</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4" w:history="1">
        <w:r w:rsidR="002578B6" w:rsidRPr="008D2037">
          <w:rPr>
            <w:rStyle w:val="a5"/>
            <w:noProof/>
          </w:rPr>
          <w:t>5.1.12</w:t>
        </w:r>
        <w:r w:rsidR="002578B6">
          <w:rPr>
            <w:rFonts w:asciiTheme="minorHAnsi" w:eastAsiaTheme="minorEastAsia" w:hAnsiTheme="minorHAnsi" w:cstheme="minorBidi"/>
            <w:i w:val="0"/>
            <w:iCs w:val="0"/>
            <w:noProof/>
            <w:szCs w:val="22"/>
          </w:rPr>
          <w:tab/>
        </w:r>
        <w:r w:rsidR="002578B6" w:rsidRPr="008D2037">
          <w:rPr>
            <w:rStyle w:val="a5"/>
            <w:noProof/>
          </w:rPr>
          <w:t>void UserAppJoinedNetworkCallBack(void)</w:t>
        </w:r>
        <w:r w:rsidR="002578B6">
          <w:rPr>
            <w:noProof/>
            <w:webHidden/>
          </w:rPr>
          <w:tab/>
        </w:r>
        <w:r w:rsidR="002578B6">
          <w:rPr>
            <w:noProof/>
            <w:webHidden/>
          </w:rPr>
          <w:fldChar w:fldCharType="begin"/>
        </w:r>
        <w:r w:rsidR="002578B6">
          <w:rPr>
            <w:noProof/>
            <w:webHidden/>
          </w:rPr>
          <w:instrText xml:space="preserve"> PAGEREF _Toc455429224 \h </w:instrText>
        </w:r>
        <w:r w:rsidR="002578B6">
          <w:rPr>
            <w:noProof/>
            <w:webHidden/>
          </w:rPr>
        </w:r>
        <w:r w:rsidR="002578B6">
          <w:rPr>
            <w:noProof/>
            <w:webHidden/>
          </w:rPr>
          <w:fldChar w:fldCharType="separate"/>
        </w:r>
        <w:r w:rsidR="002578B6">
          <w:rPr>
            <w:noProof/>
            <w:webHidden/>
          </w:rPr>
          <w:t>23</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5" w:history="1">
        <w:r w:rsidR="002578B6" w:rsidRPr="008D2037">
          <w:rPr>
            <w:rStyle w:val="a5"/>
            <w:noProof/>
          </w:rPr>
          <w:t>5.1.13</w:t>
        </w:r>
        <w:r w:rsidR="002578B6">
          <w:rPr>
            <w:rFonts w:asciiTheme="minorHAnsi" w:eastAsiaTheme="minorEastAsia" w:hAnsiTheme="minorHAnsi" w:cstheme="minorBidi"/>
            <w:i w:val="0"/>
            <w:iCs w:val="0"/>
            <w:noProof/>
            <w:szCs w:val="22"/>
          </w:rPr>
          <w:tab/>
        </w:r>
        <w:r w:rsidR="002578B6" w:rsidRPr="008D2037">
          <w:rPr>
            <w:rStyle w:val="a5"/>
            <w:noProof/>
          </w:rPr>
          <w:t>void UserAppRssiBlinkLed(wzclDevRssiRsp_t *pRsp)</w:t>
        </w:r>
        <w:r w:rsidR="002578B6">
          <w:rPr>
            <w:noProof/>
            <w:webHidden/>
          </w:rPr>
          <w:tab/>
        </w:r>
        <w:r w:rsidR="002578B6">
          <w:rPr>
            <w:noProof/>
            <w:webHidden/>
          </w:rPr>
          <w:fldChar w:fldCharType="begin"/>
        </w:r>
        <w:r w:rsidR="002578B6">
          <w:rPr>
            <w:noProof/>
            <w:webHidden/>
          </w:rPr>
          <w:instrText xml:space="preserve"> PAGEREF _Toc455429225 \h </w:instrText>
        </w:r>
        <w:r w:rsidR="002578B6">
          <w:rPr>
            <w:noProof/>
            <w:webHidden/>
          </w:rPr>
        </w:r>
        <w:r w:rsidR="002578B6">
          <w:rPr>
            <w:noProof/>
            <w:webHidden/>
          </w:rPr>
          <w:fldChar w:fldCharType="separate"/>
        </w:r>
        <w:r w:rsidR="002578B6">
          <w:rPr>
            <w:noProof/>
            <w:webHidden/>
          </w:rPr>
          <w:t>23</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6" w:history="1">
        <w:r w:rsidR="002578B6" w:rsidRPr="008D2037">
          <w:rPr>
            <w:rStyle w:val="a5"/>
            <w:noProof/>
          </w:rPr>
          <w:t>5.1.14</w:t>
        </w:r>
        <w:r w:rsidR="002578B6">
          <w:rPr>
            <w:rFonts w:asciiTheme="minorHAnsi" w:eastAsiaTheme="minorEastAsia" w:hAnsiTheme="minorHAnsi" w:cstheme="minorBidi"/>
            <w:i w:val="0"/>
            <w:iCs w:val="0"/>
            <w:noProof/>
            <w:szCs w:val="22"/>
          </w:rPr>
          <w:tab/>
        </w:r>
        <w:r w:rsidR="002578B6" w:rsidRPr="008D2037">
          <w:rPr>
            <w:rStyle w:val="a5"/>
            <w:noProof/>
          </w:rPr>
          <w:t>void UserAppExtendLightBlink(uint8 numblinks)</w:t>
        </w:r>
        <w:r w:rsidR="002578B6">
          <w:rPr>
            <w:noProof/>
            <w:webHidden/>
          </w:rPr>
          <w:tab/>
        </w:r>
        <w:r w:rsidR="002578B6">
          <w:rPr>
            <w:noProof/>
            <w:webHidden/>
          </w:rPr>
          <w:fldChar w:fldCharType="begin"/>
        </w:r>
        <w:r w:rsidR="002578B6">
          <w:rPr>
            <w:noProof/>
            <w:webHidden/>
          </w:rPr>
          <w:instrText xml:space="preserve"> PAGEREF _Toc455429226 \h </w:instrText>
        </w:r>
        <w:r w:rsidR="002578B6">
          <w:rPr>
            <w:noProof/>
            <w:webHidden/>
          </w:rPr>
        </w:r>
        <w:r w:rsidR="002578B6">
          <w:rPr>
            <w:noProof/>
            <w:webHidden/>
          </w:rPr>
          <w:fldChar w:fldCharType="separate"/>
        </w:r>
        <w:r w:rsidR="002578B6">
          <w:rPr>
            <w:noProof/>
            <w:webHidden/>
          </w:rPr>
          <w:t>23</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7" w:history="1">
        <w:r w:rsidR="002578B6" w:rsidRPr="008D2037">
          <w:rPr>
            <w:rStyle w:val="a5"/>
            <w:noProof/>
          </w:rPr>
          <w:t>5.1.15</w:t>
        </w:r>
        <w:r w:rsidR="002578B6">
          <w:rPr>
            <w:rFonts w:asciiTheme="minorHAnsi" w:eastAsiaTheme="minorEastAsia" w:hAnsiTheme="minorHAnsi" w:cstheme="minorBidi"/>
            <w:i w:val="0"/>
            <w:iCs w:val="0"/>
            <w:noProof/>
            <w:szCs w:val="22"/>
          </w:rPr>
          <w:tab/>
        </w:r>
        <w:r w:rsidR="002578B6" w:rsidRPr="008D2037">
          <w:rPr>
            <w:rStyle w:val="a5"/>
            <w:noProof/>
          </w:rPr>
          <w:t>void UserAppPreSendRsMessageCallBack( uint8 * rsMsg )</w:t>
        </w:r>
        <w:r w:rsidR="002578B6">
          <w:rPr>
            <w:noProof/>
            <w:webHidden/>
          </w:rPr>
          <w:tab/>
        </w:r>
        <w:r w:rsidR="002578B6">
          <w:rPr>
            <w:noProof/>
            <w:webHidden/>
          </w:rPr>
          <w:fldChar w:fldCharType="begin"/>
        </w:r>
        <w:r w:rsidR="002578B6">
          <w:rPr>
            <w:noProof/>
            <w:webHidden/>
          </w:rPr>
          <w:instrText xml:space="preserve"> PAGEREF _Toc455429227 \h </w:instrText>
        </w:r>
        <w:r w:rsidR="002578B6">
          <w:rPr>
            <w:noProof/>
            <w:webHidden/>
          </w:rPr>
        </w:r>
        <w:r w:rsidR="002578B6">
          <w:rPr>
            <w:noProof/>
            <w:webHidden/>
          </w:rPr>
          <w:fldChar w:fldCharType="separate"/>
        </w:r>
        <w:r w:rsidR="002578B6">
          <w:rPr>
            <w:noProof/>
            <w:webHidden/>
          </w:rPr>
          <w:t>24</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8" w:history="1">
        <w:r w:rsidR="002578B6" w:rsidRPr="008D2037">
          <w:rPr>
            <w:rStyle w:val="a5"/>
            <w:noProof/>
          </w:rPr>
          <w:t>5.1.16</w:t>
        </w:r>
        <w:r w:rsidR="002578B6">
          <w:rPr>
            <w:rFonts w:asciiTheme="minorHAnsi" w:eastAsiaTheme="minorEastAsia" w:hAnsiTheme="minorHAnsi" w:cstheme="minorBidi"/>
            <w:i w:val="0"/>
            <w:iCs w:val="0"/>
            <w:noProof/>
            <w:szCs w:val="22"/>
          </w:rPr>
          <w:tab/>
        </w:r>
        <w:r w:rsidR="002578B6" w:rsidRPr="008D2037">
          <w:rPr>
            <w:rStyle w:val="a5"/>
            <w:noProof/>
          </w:rPr>
          <w:t>void UserAppSetDevInfo(wzclDevInfo_t *devInfo)</w:t>
        </w:r>
        <w:r w:rsidR="002578B6">
          <w:rPr>
            <w:noProof/>
            <w:webHidden/>
          </w:rPr>
          <w:tab/>
        </w:r>
        <w:r w:rsidR="002578B6">
          <w:rPr>
            <w:noProof/>
            <w:webHidden/>
          </w:rPr>
          <w:fldChar w:fldCharType="begin"/>
        </w:r>
        <w:r w:rsidR="002578B6">
          <w:rPr>
            <w:noProof/>
            <w:webHidden/>
          </w:rPr>
          <w:instrText xml:space="preserve"> PAGEREF _Toc455429228 \h </w:instrText>
        </w:r>
        <w:r w:rsidR="002578B6">
          <w:rPr>
            <w:noProof/>
            <w:webHidden/>
          </w:rPr>
        </w:r>
        <w:r w:rsidR="002578B6">
          <w:rPr>
            <w:noProof/>
            <w:webHidden/>
          </w:rPr>
          <w:fldChar w:fldCharType="separate"/>
        </w:r>
        <w:r w:rsidR="002578B6">
          <w:rPr>
            <w:noProof/>
            <w:webHidden/>
          </w:rPr>
          <w:t>24</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29" w:history="1">
        <w:r w:rsidR="002578B6" w:rsidRPr="008D2037">
          <w:rPr>
            <w:rStyle w:val="a5"/>
            <w:noProof/>
          </w:rPr>
          <w:t>5.1.17</w:t>
        </w:r>
        <w:r w:rsidR="002578B6">
          <w:rPr>
            <w:rFonts w:asciiTheme="minorHAnsi" w:eastAsiaTheme="minorEastAsia" w:hAnsiTheme="minorHAnsi" w:cstheme="minorBidi"/>
            <w:i w:val="0"/>
            <w:iCs w:val="0"/>
            <w:noProof/>
            <w:szCs w:val="22"/>
          </w:rPr>
          <w:tab/>
        </w:r>
        <w:r w:rsidR="002578B6" w:rsidRPr="008D2037">
          <w:rPr>
            <w:rStyle w:val="a5"/>
            <w:noProof/>
          </w:rPr>
          <w:t>uint8 UserAppAutoStartNwk(void)</w:t>
        </w:r>
        <w:r w:rsidR="002578B6">
          <w:rPr>
            <w:noProof/>
            <w:webHidden/>
          </w:rPr>
          <w:tab/>
        </w:r>
        <w:r w:rsidR="002578B6">
          <w:rPr>
            <w:noProof/>
            <w:webHidden/>
          </w:rPr>
          <w:fldChar w:fldCharType="begin"/>
        </w:r>
        <w:r w:rsidR="002578B6">
          <w:rPr>
            <w:noProof/>
            <w:webHidden/>
          </w:rPr>
          <w:instrText xml:space="preserve"> PAGEREF _Toc455429229 \h </w:instrText>
        </w:r>
        <w:r w:rsidR="002578B6">
          <w:rPr>
            <w:noProof/>
            <w:webHidden/>
          </w:rPr>
        </w:r>
        <w:r w:rsidR="002578B6">
          <w:rPr>
            <w:noProof/>
            <w:webHidden/>
          </w:rPr>
          <w:fldChar w:fldCharType="separate"/>
        </w:r>
        <w:r w:rsidR="002578B6">
          <w:rPr>
            <w:noProof/>
            <w:webHidden/>
          </w:rPr>
          <w:t>24</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0" w:history="1">
        <w:r w:rsidR="002578B6" w:rsidRPr="008D2037">
          <w:rPr>
            <w:rStyle w:val="a5"/>
            <w:noProof/>
          </w:rPr>
          <w:t>5.1.18</w:t>
        </w:r>
        <w:r w:rsidR="002578B6">
          <w:rPr>
            <w:rFonts w:asciiTheme="minorHAnsi" w:eastAsiaTheme="minorEastAsia" w:hAnsiTheme="minorHAnsi" w:cstheme="minorBidi"/>
            <w:i w:val="0"/>
            <w:iCs w:val="0"/>
            <w:noProof/>
            <w:szCs w:val="22"/>
          </w:rPr>
          <w:tab/>
        </w:r>
        <w:r w:rsidR="002578B6" w:rsidRPr="008D2037">
          <w:rPr>
            <w:rStyle w:val="a5"/>
            <w:noProof/>
          </w:rPr>
          <w:t>void UserAppSetPollRate(wzclPollControl_t *pollrate)</w:t>
        </w:r>
        <w:r w:rsidR="002578B6">
          <w:rPr>
            <w:noProof/>
            <w:webHidden/>
          </w:rPr>
          <w:tab/>
        </w:r>
        <w:r w:rsidR="002578B6">
          <w:rPr>
            <w:noProof/>
            <w:webHidden/>
          </w:rPr>
          <w:fldChar w:fldCharType="begin"/>
        </w:r>
        <w:r w:rsidR="002578B6">
          <w:rPr>
            <w:noProof/>
            <w:webHidden/>
          </w:rPr>
          <w:instrText xml:space="preserve"> PAGEREF _Toc455429230 \h </w:instrText>
        </w:r>
        <w:r w:rsidR="002578B6">
          <w:rPr>
            <w:noProof/>
            <w:webHidden/>
          </w:rPr>
        </w:r>
        <w:r w:rsidR="002578B6">
          <w:rPr>
            <w:noProof/>
            <w:webHidden/>
          </w:rPr>
          <w:fldChar w:fldCharType="separate"/>
        </w:r>
        <w:r w:rsidR="002578B6">
          <w:rPr>
            <w:noProof/>
            <w:webHidden/>
          </w:rPr>
          <w:t>25</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1" w:history="1">
        <w:r w:rsidR="002578B6" w:rsidRPr="008D2037">
          <w:rPr>
            <w:rStyle w:val="a5"/>
            <w:noProof/>
          </w:rPr>
          <w:t>5.1.19</w:t>
        </w:r>
        <w:r w:rsidR="002578B6">
          <w:rPr>
            <w:rFonts w:asciiTheme="minorHAnsi" w:eastAsiaTheme="minorEastAsia" w:hAnsiTheme="minorHAnsi" w:cstheme="minorBidi"/>
            <w:i w:val="0"/>
            <w:iCs w:val="0"/>
            <w:noProof/>
            <w:szCs w:val="22"/>
          </w:rPr>
          <w:tab/>
        </w:r>
        <w:r w:rsidR="002578B6" w:rsidRPr="008D2037">
          <w:rPr>
            <w:rStyle w:val="a5"/>
            <w:noProof/>
          </w:rPr>
          <w:t>uint32 ChannelSelect(void)</w:t>
        </w:r>
        <w:r w:rsidR="002578B6">
          <w:rPr>
            <w:noProof/>
            <w:webHidden/>
          </w:rPr>
          <w:tab/>
        </w:r>
        <w:r w:rsidR="002578B6">
          <w:rPr>
            <w:noProof/>
            <w:webHidden/>
          </w:rPr>
          <w:fldChar w:fldCharType="begin"/>
        </w:r>
        <w:r w:rsidR="002578B6">
          <w:rPr>
            <w:noProof/>
            <w:webHidden/>
          </w:rPr>
          <w:instrText xml:space="preserve"> PAGEREF _Toc455429231 \h </w:instrText>
        </w:r>
        <w:r w:rsidR="002578B6">
          <w:rPr>
            <w:noProof/>
            <w:webHidden/>
          </w:rPr>
        </w:r>
        <w:r w:rsidR="002578B6">
          <w:rPr>
            <w:noProof/>
            <w:webHidden/>
          </w:rPr>
          <w:fldChar w:fldCharType="separate"/>
        </w:r>
        <w:r w:rsidR="002578B6">
          <w:rPr>
            <w:noProof/>
            <w:webHidden/>
          </w:rPr>
          <w:t>25</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2" w:history="1">
        <w:r w:rsidR="002578B6" w:rsidRPr="008D2037">
          <w:rPr>
            <w:rStyle w:val="a5"/>
            <w:noProof/>
          </w:rPr>
          <w:t>5.1.20</w:t>
        </w:r>
        <w:r w:rsidR="002578B6">
          <w:rPr>
            <w:rFonts w:asciiTheme="minorHAnsi" w:eastAsiaTheme="minorEastAsia" w:hAnsiTheme="minorHAnsi" w:cstheme="minorBidi"/>
            <w:i w:val="0"/>
            <w:iCs w:val="0"/>
            <w:noProof/>
            <w:szCs w:val="22"/>
          </w:rPr>
          <w:tab/>
        </w:r>
        <w:r w:rsidR="002578B6" w:rsidRPr="008D2037">
          <w:rPr>
            <w:rStyle w:val="a5"/>
            <w:noProof/>
          </w:rPr>
          <w:t>void WZCL_SendAsMessage(wzclAsMsg_t *iMsg)</w:t>
        </w:r>
        <w:r w:rsidR="002578B6">
          <w:rPr>
            <w:noProof/>
            <w:webHidden/>
          </w:rPr>
          <w:tab/>
        </w:r>
        <w:r w:rsidR="002578B6">
          <w:rPr>
            <w:noProof/>
            <w:webHidden/>
          </w:rPr>
          <w:fldChar w:fldCharType="begin"/>
        </w:r>
        <w:r w:rsidR="002578B6">
          <w:rPr>
            <w:noProof/>
            <w:webHidden/>
          </w:rPr>
          <w:instrText xml:space="preserve"> PAGEREF _Toc455429232 \h </w:instrText>
        </w:r>
        <w:r w:rsidR="002578B6">
          <w:rPr>
            <w:noProof/>
            <w:webHidden/>
          </w:rPr>
        </w:r>
        <w:r w:rsidR="002578B6">
          <w:rPr>
            <w:noProof/>
            <w:webHidden/>
          </w:rPr>
          <w:fldChar w:fldCharType="separate"/>
        </w:r>
        <w:r w:rsidR="002578B6">
          <w:rPr>
            <w:noProof/>
            <w:webHidden/>
          </w:rPr>
          <w:t>25</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3" w:history="1">
        <w:r w:rsidR="002578B6" w:rsidRPr="008D2037">
          <w:rPr>
            <w:rStyle w:val="a5"/>
            <w:noProof/>
          </w:rPr>
          <w:t>5.1.21</w:t>
        </w:r>
        <w:r w:rsidR="002578B6">
          <w:rPr>
            <w:rFonts w:asciiTheme="minorHAnsi" w:eastAsiaTheme="minorEastAsia" w:hAnsiTheme="minorHAnsi" w:cstheme="minorBidi"/>
            <w:i w:val="0"/>
            <w:iCs w:val="0"/>
            <w:noProof/>
            <w:szCs w:val="22"/>
          </w:rPr>
          <w:tab/>
        </w:r>
        <w:r w:rsidR="002578B6" w:rsidRPr="008D2037">
          <w:rPr>
            <w:rStyle w:val="a5"/>
            <w:noProof/>
          </w:rPr>
          <w:t>void WZCL_FindAndJoinNetwork(void)</w:t>
        </w:r>
        <w:r w:rsidR="002578B6">
          <w:rPr>
            <w:noProof/>
            <w:webHidden/>
          </w:rPr>
          <w:tab/>
        </w:r>
        <w:r w:rsidR="002578B6">
          <w:rPr>
            <w:noProof/>
            <w:webHidden/>
          </w:rPr>
          <w:fldChar w:fldCharType="begin"/>
        </w:r>
        <w:r w:rsidR="002578B6">
          <w:rPr>
            <w:noProof/>
            <w:webHidden/>
          </w:rPr>
          <w:instrText xml:space="preserve"> PAGEREF _Toc455429233 \h </w:instrText>
        </w:r>
        <w:r w:rsidR="002578B6">
          <w:rPr>
            <w:noProof/>
            <w:webHidden/>
          </w:rPr>
        </w:r>
        <w:r w:rsidR="002578B6">
          <w:rPr>
            <w:noProof/>
            <w:webHidden/>
          </w:rPr>
          <w:fldChar w:fldCharType="separate"/>
        </w:r>
        <w:r w:rsidR="002578B6">
          <w:rPr>
            <w:noProof/>
            <w:webHidden/>
          </w:rPr>
          <w:t>25</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4" w:history="1">
        <w:r w:rsidR="002578B6" w:rsidRPr="008D2037">
          <w:rPr>
            <w:rStyle w:val="a5"/>
            <w:noProof/>
          </w:rPr>
          <w:t>5.1.22</w:t>
        </w:r>
        <w:r w:rsidR="002578B6">
          <w:rPr>
            <w:rFonts w:asciiTheme="minorHAnsi" w:eastAsiaTheme="minorEastAsia" w:hAnsiTheme="minorHAnsi" w:cstheme="minorBidi"/>
            <w:i w:val="0"/>
            <w:iCs w:val="0"/>
            <w:noProof/>
            <w:szCs w:val="22"/>
          </w:rPr>
          <w:tab/>
        </w:r>
        <w:r w:rsidR="002578B6" w:rsidRPr="008D2037">
          <w:rPr>
            <w:rStyle w:val="a5"/>
            <w:noProof/>
          </w:rPr>
          <w:t>void WZCL_LeaveAndRestoreFactory(void)</w:t>
        </w:r>
        <w:r w:rsidR="002578B6">
          <w:rPr>
            <w:noProof/>
            <w:webHidden/>
          </w:rPr>
          <w:tab/>
        </w:r>
        <w:r w:rsidR="002578B6">
          <w:rPr>
            <w:noProof/>
            <w:webHidden/>
          </w:rPr>
          <w:fldChar w:fldCharType="begin"/>
        </w:r>
        <w:r w:rsidR="002578B6">
          <w:rPr>
            <w:noProof/>
            <w:webHidden/>
          </w:rPr>
          <w:instrText xml:space="preserve"> PAGEREF _Toc455429234 \h </w:instrText>
        </w:r>
        <w:r w:rsidR="002578B6">
          <w:rPr>
            <w:noProof/>
            <w:webHidden/>
          </w:rPr>
        </w:r>
        <w:r w:rsidR="002578B6">
          <w:rPr>
            <w:noProof/>
            <w:webHidden/>
          </w:rPr>
          <w:fldChar w:fldCharType="separate"/>
        </w:r>
        <w:r w:rsidR="002578B6">
          <w:rPr>
            <w:noProof/>
            <w:webHidden/>
          </w:rPr>
          <w:t>25</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5" w:history="1">
        <w:r w:rsidR="002578B6" w:rsidRPr="008D2037">
          <w:rPr>
            <w:rStyle w:val="a5"/>
            <w:noProof/>
          </w:rPr>
          <w:t>5.1.23</w:t>
        </w:r>
        <w:r w:rsidR="002578B6">
          <w:rPr>
            <w:rFonts w:asciiTheme="minorHAnsi" w:eastAsiaTheme="minorEastAsia" w:hAnsiTheme="minorHAnsi" w:cstheme="minorBidi"/>
            <w:i w:val="0"/>
            <w:iCs w:val="0"/>
            <w:noProof/>
            <w:szCs w:val="22"/>
          </w:rPr>
          <w:tab/>
        </w:r>
        <w:r w:rsidR="002578B6" w:rsidRPr="008D2037">
          <w:rPr>
            <w:rStyle w:val="a5"/>
            <w:noProof/>
          </w:rPr>
          <w:t>void WZCL_SendRsMessage(void);</w:t>
        </w:r>
        <w:r w:rsidR="002578B6">
          <w:rPr>
            <w:noProof/>
            <w:webHidden/>
          </w:rPr>
          <w:tab/>
        </w:r>
        <w:r w:rsidR="002578B6">
          <w:rPr>
            <w:noProof/>
            <w:webHidden/>
          </w:rPr>
          <w:fldChar w:fldCharType="begin"/>
        </w:r>
        <w:r w:rsidR="002578B6">
          <w:rPr>
            <w:noProof/>
            <w:webHidden/>
          </w:rPr>
          <w:instrText xml:space="preserve"> PAGEREF _Toc455429235 \h </w:instrText>
        </w:r>
        <w:r w:rsidR="002578B6">
          <w:rPr>
            <w:noProof/>
            <w:webHidden/>
          </w:rPr>
        </w:r>
        <w:r w:rsidR="002578B6">
          <w:rPr>
            <w:noProof/>
            <w:webHidden/>
          </w:rPr>
          <w:fldChar w:fldCharType="separate"/>
        </w:r>
        <w:r w:rsidR="002578B6">
          <w:rPr>
            <w:noProof/>
            <w:webHidden/>
          </w:rPr>
          <w:t>25</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6" w:history="1">
        <w:r w:rsidR="002578B6" w:rsidRPr="008D2037">
          <w:rPr>
            <w:rStyle w:val="a5"/>
            <w:noProof/>
          </w:rPr>
          <w:t>5.1.24</w:t>
        </w:r>
        <w:r w:rsidR="002578B6">
          <w:rPr>
            <w:rFonts w:asciiTheme="minorHAnsi" w:eastAsiaTheme="minorEastAsia" w:hAnsiTheme="minorHAnsi" w:cstheme="minorBidi"/>
            <w:i w:val="0"/>
            <w:iCs w:val="0"/>
            <w:noProof/>
            <w:szCs w:val="22"/>
          </w:rPr>
          <w:tab/>
        </w:r>
        <w:r w:rsidR="002578B6" w:rsidRPr="008D2037">
          <w:rPr>
            <w:rStyle w:val="a5"/>
            <w:noProof/>
          </w:rPr>
          <w:t>void WZCL_SendDsMessage(uint8 * iMsg, uint8 len)</w:t>
        </w:r>
        <w:r w:rsidR="002578B6">
          <w:rPr>
            <w:noProof/>
            <w:webHidden/>
          </w:rPr>
          <w:tab/>
        </w:r>
        <w:r w:rsidR="002578B6">
          <w:rPr>
            <w:noProof/>
            <w:webHidden/>
          </w:rPr>
          <w:fldChar w:fldCharType="begin"/>
        </w:r>
        <w:r w:rsidR="002578B6">
          <w:rPr>
            <w:noProof/>
            <w:webHidden/>
          </w:rPr>
          <w:instrText xml:space="preserve"> PAGEREF _Toc455429236 \h </w:instrText>
        </w:r>
        <w:r w:rsidR="002578B6">
          <w:rPr>
            <w:noProof/>
            <w:webHidden/>
          </w:rPr>
        </w:r>
        <w:r w:rsidR="002578B6">
          <w:rPr>
            <w:noProof/>
            <w:webHidden/>
          </w:rPr>
          <w:fldChar w:fldCharType="separate"/>
        </w:r>
        <w:r w:rsidR="002578B6">
          <w:rPr>
            <w:noProof/>
            <w:webHidden/>
          </w:rPr>
          <w:t>25</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7" w:history="1">
        <w:r w:rsidR="002578B6" w:rsidRPr="008D2037">
          <w:rPr>
            <w:rStyle w:val="a5"/>
            <w:noProof/>
          </w:rPr>
          <w:t>5.1.25</w:t>
        </w:r>
        <w:r w:rsidR="002578B6">
          <w:rPr>
            <w:rFonts w:asciiTheme="minorHAnsi" w:eastAsiaTheme="minorEastAsia" w:hAnsiTheme="minorHAnsi" w:cstheme="minorBidi"/>
            <w:i w:val="0"/>
            <w:iCs w:val="0"/>
            <w:noProof/>
            <w:szCs w:val="22"/>
          </w:rPr>
          <w:tab/>
        </w:r>
        <w:r w:rsidR="002578B6" w:rsidRPr="008D2037">
          <w:rPr>
            <w:rStyle w:val="a5"/>
            <w:noProof/>
          </w:rPr>
          <w:t>void WZCL_SendDsWithAckMessage(uint8 * iMsg, uint8 len)</w:t>
        </w:r>
        <w:r w:rsidR="002578B6">
          <w:rPr>
            <w:noProof/>
            <w:webHidden/>
          </w:rPr>
          <w:tab/>
        </w:r>
        <w:r w:rsidR="002578B6">
          <w:rPr>
            <w:noProof/>
            <w:webHidden/>
          </w:rPr>
          <w:fldChar w:fldCharType="begin"/>
        </w:r>
        <w:r w:rsidR="002578B6">
          <w:rPr>
            <w:noProof/>
            <w:webHidden/>
          </w:rPr>
          <w:instrText xml:space="preserve"> PAGEREF _Toc455429237 \h </w:instrText>
        </w:r>
        <w:r w:rsidR="002578B6">
          <w:rPr>
            <w:noProof/>
            <w:webHidden/>
          </w:rPr>
        </w:r>
        <w:r w:rsidR="002578B6">
          <w:rPr>
            <w:noProof/>
            <w:webHidden/>
          </w:rPr>
          <w:fldChar w:fldCharType="separate"/>
        </w:r>
        <w:r w:rsidR="002578B6">
          <w:rPr>
            <w:noProof/>
            <w:webHidden/>
          </w:rPr>
          <w:t>25</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8" w:history="1">
        <w:r w:rsidR="002578B6" w:rsidRPr="008D2037">
          <w:rPr>
            <w:rStyle w:val="a5"/>
            <w:noProof/>
          </w:rPr>
          <w:t>5.1.26</w:t>
        </w:r>
        <w:r w:rsidR="002578B6">
          <w:rPr>
            <w:rFonts w:asciiTheme="minorHAnsi" w:eastAsiaTheme="minorEastAsia" w:hAnsiTheme="minorHAnsi" w:cstheme="minorBidi"/>
            <w:i w:val="0"/>
            <w:iCs w:val="0"/>
            <w:noProof/>
            <w:szCs w:val="22"/>
          </w:rPr>
          <w:tab/>
        </w:r>
        <w:r w:rsidR="002578B6" w:rsidRPr="008D2037">
          <w:rPr>
            <w:rStyle w:val="a5"/>
            <w:noProof/>
          </w:rPr>
          <w:t>void WZCL_SendBindingMessage(endPointDesc_t * srcEP,uint16 cID, uint16 len, uint8 *buf)</w:t>
        </w:r>
        <w:r w:rsidR="002578B6">
          <w:rPr>
            <w:noProof/>
            <w:webHidden/>
          </w:rPr>
          <w:tab/>
        </w:r>
        <w:r w:rsidR="002578B6">
          <w:rPr>
            <w:noProof/>
            <w:webHidden/>
          </w:rPr>
          <w:fldChar w:fldCharType="begin"/>
        </w:r>
        <w:r w:rsidR="002578B6">
          <w:rPr>
            <w:noProof/>
            <w:webHidden/>
          </w:rPr>
          <w:instrText xml:space="preserve"> PAGEREF _Toc455429238 \h </w:instrText>
        </w:r>
        <w:r w:rsidR="002578B6">
          <w:rPr>
            <w:noProof/>
            <w:webHidden/>
          </w:rPr>
        </w:r>
        <w:r w:rsidR="002578B6">
          <w:rPr>
            <w:noProof/>
            <w:webHidden/>
          </w:rPr>
          <w:fldChar w:fldCharType="separate"/>
        </w:r>
        <w:r w:rsidR="002578B6">
          <w:rPr>
            <w:noProof/>
            <w:webHidden/>
          </w:rPr>
          <w:t>26</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39" w:history="1">
        <w:r w:rsidR="002578B6" w:rsidRPr="008D2037">
          <w:rPr>
            <w:rStyle w:val="a5"/>
            <w:noProof/>
          </w:rPr>
          <w:t>5.1.27</w:t>
        </w:r>
        <w:r w:rsidR="002578B6">
          <w:rPr>
            <w:rFonts w:asciiTheme="minorHAnsi" w:eastAsiaTheme="minorEastAsia" w:hAnsiTheme="minorHAnsi" w:cstheme="minorBidi"/>
            <w:i w:val="0"/>
            <w:iCs w:val="0"/>
            <w:noProof/>
            <w:szCs w:val="22"/>
          </w:rPr>
          <w:tab/>
        </w:r>
        <w:r w:rsidR="002578B6" w:rsidRPr="008D2037">
          <w:rPr>
            <w:rStyle w:val="a5"/>
            <w:noProof/>
          </w:rPr>
          <w:t>void WZCL_InBindingReqMessage(uint8 endpoint ,cId_t* bindingInClusters,uint8 clusterlists)</w:t>
        </w:r>
        <w:r w:rsidR="002578B6">
          <w:rPr>
            <w:noProof/>
            <w:webHidden/>
          </w:rPr>
          <w:tab/>
        </w:r>
        <w:r w:rsidR="002578B6">
          <w:rPr>
            <w:noProof/>
            <w:webHidden/>
          </w:rPr>
          <w:fldChar w:fldCharType="begin"/>
        </w:r>
        <w:r w:rsidR="002578B6">
          <w:rPr>
            <w:noProof/>
            <w:webHidden/>
          </w:rPr>
          <w:instrText xml:space="preserve"> PAGEREF _Toc455429239 \h </w:instrText>
        </w:r>
        <w:r w:rsidR="002578B6">
          <w:rPr>
            <w:noProof/>
            <w:webHidden/>
          </w:rPr>
        </w:r>
        <w:r w:rsidR="002578B6">
          <w:rPr>
            <w:noProof/>
            <w:webHidden/>
          </w:rPr>
          <w:fldChar w:fldCharType="separate"/>
        </w:r>
        <w:r w:rsidR="002578B6">
          <w:rPr>
            <w:noProof/>
            <w:webHidden/>
          </w:rPr>
          <w:t>26</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40" w:history="1">
        <w:r w:rsidR="002578B6" w:rsidRPr="008D2037">
          <w:rPr>
            <w:rStyle w:val="a5"/>
            <w:noProof/>
          </w:rPr>
          <w:t>5.1.28</w:t>
        </w:r>
        <w:r w:rsidR="002578B6">
          <w:rPr>
            <w:rFonts w:asciiTheme="minorHAnsi" w:eastAsiaTheme="minorEastAsia" w:hAnsiTheme="minorHAnsi" w:cstheme="minorBidi"/>
            <w:i w:val="0"/>
            <w:iCs w:val="0"/>
            <w:noProof/>
            <w:szCs w:val="22"/>
          </w:rPr>
          <w:tab/>
        </w:r>
        <w:r w:rsidR="002578B6" w:rsidRPr="008D2037">
          <w:rPr>
            <w:rStyle w:val="a5"/>
            <w:noProof/>
          </w:rPr>
          <w:t>void WZCL_OutBindingReqMessage(uint8 endpoint ,cId_t* bindingOutClusters,uint8 clusterlists)</w:t>
        </w:r>
        <w:r w:rsidR="002578B6">
          <w:rPr>
            <w:noProof/>
            <w:webHidden/>
          </w:rPr>
          <w:tab/>
        </w:r>
        <w:r w:rsidR="002578B6">
          <w:rPr>
            <w:noProof/>
            <w:webHidden/>
          </w:rPr>
          <w:fldChar w:fldCharType="begin"/>
        </w:r>
        <w:r w:rsidR="002578B6">
          <w:rPr>
            <w:noProof/>
            <w:webHidden/>
          </w:rPr>
          <w:instrText xml:space="preserve"> PAGEREF _Toc455429240 \h </w:instrText>
        </w:r>
        <w:r w:rsidR="002578B6">
          <w:rPr>
            <w:noProof/>
            <w:webHidden/>
          </w:rPr>
        </w:r>
        <w:r w:rsidR="002578B6">
          <w:rPr>
            <w:noProof/>
            <w:webHidden/>
          </w:rPr>
          <w:fldChar w:fldCharType="separate"/>
        </w:r>
        <w:r w:rsidR="002578B6">
          <w:rPr>
            <w:noProof/>
            <w:webHidden/>
          </w:rPr>
          <w:t>26</w:t>
        </w:r>
        <w:r w:rsidR="002578B6">
          <w:rPr>
            <w:noProof/>
            <w:webHidden/>
          </w:rPr>
          <w:fldChar w:fldCharType="end"/>
        </w:r>
      </w:hyperlink>
    </w:p>
    <w:p w:rsidR="002578B6" w:rsidRDefault="00504CFA">
      <w:pPr>
        <w:pStyle w:val="10"/>
        <w:tabs>
          <w:tab w:val="left" w:pos="420"/>
          <w:tab w:val="right" w:leader="dot" w:pos="8494"/>
        </w:tabs>
        <w:rPr>
          <w:rFonts w:asciiTheme="minorHAnsi" w:eastAsiaTheme="minorEastAsia" w:hAnsiTheme="minorHAnsi" w:cstheme="minorBidi"/>
          <w:b w:val="0"/>
          <w:bCs w:val="0"/>
          <w:caps w:val="0"/>
          <w:noProof/>
          <w:szCs w:val="22"/>
        </w:rPr>
      </w:pPr>
      <w:hyperlink w:anchor="_Toc455429241" w:history="1">
        <w:r w:rsidR="002578B6" w:rsidRPr="008D2037">
          <w:rPr>
            <w:rStyle w:val="a5"/>
            <w:noProof/>
          </w:rPr>
          <w:t>6</w:t>
        </w:r>
        <w:r w:rsidR="002578B6">
          <w:rPr>
            <w:rFonts w:asciiTheme="minorHAnsi" w:eastAsiaTheme="minorEastAsia" w:hAnsiTheme="minorHAnsi" w:cstheme="minorBidi"/>
            <w:b w:val="0"/>
            <w:bCs w:val="0"/>
            <w:caps w:val="0"/>
            <w:noProof/>
            <w:szCs w:val="22"/>
          </w:rPr>
          <w:tab/>
        </w:r>
        <w:r w:rsidR="002578B6" w:rsidRPr="008D2037">
          <w:rPr>
            <w:rStyle w:val="a5"/>
            <w:rFonts w:hint="eastAsia"/>
            <w:noProof/>
          </w:rPr>
          <w:t>基本功能开发</w:t>
        </w:r>
        <w:r w:rsidR="002578B6">
          <w:rPr>
            <w:noProof/>
            <w:webHidden/>
          </w:rPr>
          <w:tab/>
        </w:r>
        <w:r w:rsidR="002578B6">
          <w:rPr>
            <w:noProof/>
            <w:webHidden/>
          </w:rPr>
          <w:fldChar w:fldCharType="begin"/>
        </w:r>
        <w:r w:rsidR="002578B6">
          <w:rPr>
            <w:noProof/>
            <w:webHidden/>
          </w:rPr>
          <w:instrText xml:space="preserve"> PAGEREF _Toc455429241 \h </w:instrText>
        </w:r>
        <w:r w:rsidR="002578B6">
          <w:rPr>
            <w:noProof/>
            <w:webHidden/>
          </w:rPr>
        </w:r>
        <w:r w:rsidR="002578B6">
          <w:rPr>
            <w:noProof/>
            <w:webHidden/>
          </w:rPr>
          <w:fldChar w:fldCharType="separate"/>
        </w:r>
        <w:r w:rsidR="002578B6">
          <w:rPr>
            <w:noProof/>
            <w:webHidden/>
          </w:rPr>
          <w:t>27</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42" w:history="1">
        <w:r w:rsidR="002578B6" w:rsidRPr="008D2037">
          <w:rPr>
            <w:rStyle w:val="a5"/>
            <w:noProof/>
          </w:rPr>
          <w:t>6.1</w:t>
        </w:r>
        <w:r w:rsidR="002578B6">
          <w:rPr>
            <w:rFonts w:asciiTheme="minorHAnsi" w:eastAsiaTheme="minorEastAsia" w:hAnsiTheme="minorHAnsi" w:cstheme="minorBidi"/>
            <w:smallCaps w:val="0"/>
            <w:noProof/>
            <w:szCs w:val="22"/>
          </w:rPr>
          <w:tab/>
        </w:r>
        <w:r w:rsidR="002578B6" w:rsidRPr="008D2037">
          <w:rPr>
            <w:rStyle w:val="a5"/>
            <w:rFonts w:hint="eastAsia"/>
            <w:noProof/>
          </w:rPr>
          <w:t>设备加网退网功能</w:t>
        </w:r>
        <w:r w:rsidR="002578B6">
          <w:rPr>
            <w:noProof/>
            <w:webHidden/>
          </w:rPr>
          <w:tab/>
        </w:r>
        <w:r w:rsidR="002578B6">
          <w:rPr>
            <w:noProof/>
            <w:webHidden/>
          </w:rPr>
          <w:fldChar w:fldCharType="begin"/>
        </w:r>
        <w:r w:rsidR="002578B6">
          <w:rPr>
            <w:noProof/>
            <w:webHidden/>
          </w:rPr>
          <w:instrText xml:space="preserve"> PAGEREF _Toc455429242 \h </w:instrText>
        </w:r>
        <w:r w:rsidR="002578B6">
          <w:rPr>
            <w:noProof/>
            <w:webHidden/>
          </w:rPr>
        </w:r>
        <w:r w:rsidR="002578B6">
          <w:rPr>
            <w:noProof/>
            <w:webHidden/>
          </w:rPr>
          <w:fldChar w:fldCharType="separate"/>
        </w:r>
        <w:r w:rsidR="002578B6">
          <w:rPr>
            <w:noProof/>
            <w:webHidden/>
          </w:rPr>
          <w:t>27</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43" w:history="1">
        <w:r w:rsidR="002578B6" w:rsidRPr="008D2037">
          <w:rPr>
            <w:rStyle w:val="a5"/>
            <w:noProof/>
          </w:rPr>
          <w:t>6.1.1</w:t>
        </w:r>
        <w:r w:rsidR="002578B6">
          <w:rPr>
            <w:rFonts w:asciiTheme="minorHAnsi" w:eastAsiaTheme="minorEastAsia" w:hAnsiTheme="minorHAnsi" w:cstheme="minorBidi"/>
            <w:i w:val="0"/>
            <w:iCs w:val="0"/>
            <w:noProof/>
            <w:szCs w:val="22"/>
          </w:rPr>
          <w:tab/>
        </w:r>
        <w:r w:rsidR="002578B6" w:rsidRPr="008D2037">
          <w:rPr>
            <w:rStyle w:val="a5"/>
            <w:rFonts w:hint="eastAsia"/>
            <w:noProof/>
          </w:rPr>
          <w:t>老产品加网退网方式</w:t>
        </w:r>
        <w:r w:rsidR="002578B6">
          <w:rPr>
            <w:noProof/>
            <w:webHidden/>
          </w:rPr>
          <w:tab/>
        </w:r>
        <w:r w:rsidR="002578B6">
          <w:rPr>
            <w:noProof/>
            <w:webHidden/>
          </w:rPr>
          <w:fldChar w:fldCharType="begin"/>
        </w:r>
        <w:r w:rsidR="002578B6">
          <w:rPr>
            <w:noProof/>
            <w:webHidden/>
          </w:rPr>
          <w:instrText xml:space="preserve"> PAGEREF _Toc455429243 \h </w:instrText>
        </w:r>
        <w:r w:rsidR="002578B6">
          <w:rPr>
            <w:noProof/>
            <w:webHidden/>
          </w:rPr>
        </w:r>
        <w:r w:rsidR="002578B6">
          <w:rPr>
            <w:noProof/>
            <w:webHidden/>
          </w:rPr>
          <w:fldChar w:fldCharType="separate"/>
        </w:r>
        <w:r w:rsidR="002578B6">
          <w:rPr>
            <w:noProof/>
            <w:webHidden/>
          </w:rPr>
          <w:t>27</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44" w:history="1">
        <w:r w:rsidR="002578B6" w:rsidRPr="008D2037">
          <w:rPr>
            <w:rStyle w:val="a5"/>
            <w:noProof/>
          </w:rPr>
          <w:t>6.1.1.1</w:t>
        </w:r>
        <w:r w:rsidR="002578B6">
          <w:rPr>
            <w:rFonts w:asciiTheme="minorHAnsi" w:eastAsiaTheme="minorEastAsia" w:hAnsiTheme="minorHAnsi" w:cstheme="minorBidi"/>
            <w:noProof/>
            <w:szCs w:val="22"/>
          </w:rPr>
          <w:tab/>
        </w:r>
        <w:r w:rsidR="002578B6" w:rsidRPr="008D2037">
          <w:rPr>
            <w:rStyle w:val="a5"/>
            <w:rFonts w:hint="eastAsia"/>
            <w:noProof/>
          </w:rPr>
          <w:t>快按</w:t>
        </w:r>
        <w:r w:rsidR="002578B6" w:rsidRPr="008D2037">
          <w:rPr>
            <w:rStyle w:val="a5"/>
            <w:noProof/>
          </w:rPr>
          <w:t>SET</w:t>
        </w:r>
        <w:r w:rsidR="002578B6" w:rsidRPr="008D2037">
          <w:rPr>
            <w:rStyle w:val="a5"/>
            <w:rFonts w:hint="eastAsia"/>
            <w:noProof/>
          </w:rPr>
          <w:t>键四次入网，长按</w:t>
        </w:r>
        <w:r w:rsidR="002578B6" w:rsidRPr="008D2037">
          <w:rPr>
            <w:rStyle w:val="a5"/>
            <w:noProof/>
          </w:rPr>
          <w:t>SET</w:t>
        </w:r>
        <w:r w:rsidR="002578B6" w:rsidRPr="008D2037">
          <w:rPr>
            <w:rStyle w:val="a5"/>
            <w:rFonts w:hint="eastAsia"/>
            <w:noProof/>
          </w:rPr>
          <w:t>键</w:t>
        </w:r>
        <w:r w:rsidR="002578B6" w:rsidRPr="008D2037">
          <w:rPr>
            <w:rStyle w:val="a5"/>
            <w:noProof/>
          </w:rPr>
          <w:t>10s</w:t>
        </w:r>
        <w:r w:rsidR="002578B6" w:rsidRPr="008D2037">
          <w:rPr>
            <w:rStyle w:val="a5"/>
            <w:rFonts w:hint="eastAsia"/>
            <w:noProof/>
          </w:rPr>
          <w:t>退网方式</w:t>
        </w:r>
        <w:r w:rsidR="002578B6">
          <w:rPr>
            <w:noProof/>
            <w:webHidden/>
          </w:rPr>
          <w:tab/>
        </w:r>
        <w:r w:rsidR="002578B6">
          <w:rPr>
            <w:noProof/>
            <w:webHidden/>
          </w:rPr>
          <w:fldChar w:fldCharType="begin"/>
        </w:r>
        <w:r w:rsidR="002578B6">
          <w:rPr>
            <w:noProof/>
            <w:webHidden/>
          </w:rPr>
          <w:instrText xml:space="preserve"> PAGEREF _Toc455429244 \h </w:instrText>
        </w:r>
        <w:r w:rsidR="002578B6">
          <w:rPr>
            <w:noProof/>
            <w:webHidden/>
          </w:rPr>
        </w:r>
        <w:r w:rsidR="002578B6">
          <w:rPr>
            <w:noProof/>
            <w:webHidden/>
          </w:rPr>
          <w:fldChar w:fldCharType="separate"/>
        </w:r>
        <w:r w:rsidR="002578B6">
          <w:rPr>
            <w:noProof/>
            <w:webHidden/>
          </w:rPr>
          <w:t>27</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45" w:history="1">
        <w:r w:rsidR="002578B6" w:rsidRPr="008D2037">
          <w:rPr>
            <w:rStyle w:val="a5"/>
            <w:noProof/>
          </w:rPr>
          <w:t>6.1.1.2</w:t>
        </w:r>
        <w:r w:rsidR="002578B6">
          <w:rPr>
            <w:rFonts w:asciiTheme="minorHAnsi" w:eastAsiaTheme="minorEastAsia" w:hAnsiTheme="minorHAnsi" w:cstheme="minorBidi"/>
            <w:noProof/>
            <w:szCs w:val="22"/>
          </w:rPr>
          <w:tab/>
        </w:r>
        <w:r w:rsidR="002578B6" w:rsidRPr="008D2037">
          <w:rPr>
            <w:rStyle w:val="a5"/>
            <w:rFonts w:hint="eastAsia"/>
            <w:noProof/>
          </w:rPr>
          <w:t>通用加网退网操作</w:t>
        </w:r>
        <w:r w:rsidR="002578B6">
          <w:rPr>
            <w:noProof/>
            <w:webHidden/>
          </w:rPr>
          <w:tab/>
        </w:r>
        <w:r w:rsidR="002578B6">
          <w:rPr>
            <w:noProof/>
            <w:webHidden/>
          </w:rPr>
          <w:fldChar w:fldCharType="begin"/>
        </w:r>
        <w:r w:rsidR="002578B6">
          <w:rPr>
            <w:noProof/>
            <w:webHidden/>
          </w:rPr>
          <w:instrText xml:space="preserve"> PAGEREF _Toc455429245 \h </w:instrText>
        </w:r>
        <w:r w:rsidR="002578B6">
          <w:rPr>
            <w:noProof/>
            <w:webHidden/>
          </w:rPr>
        </w:r>
        <w:r w:rsidR="002578B6">
          <w:rPr>
            <w:noProof/>
            <w:webHidden/>
          </w:rPr>
          <w:fldChar w:fldCharType="separate"/>
        </w:r>
        <w:r w:rsidR="002578B6">
          <w:rPr>
            <w:noProof/>
            <w:webHidden/>
          </w:rPr>
          <w:t>27</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46" w:history="1">
        <w:r w:rsidR="002578B6" w:rsidRPr="008D2037">
          <w:rPr>
            <w:rStyle w:val="a5"/>
            <w:noProof/>
          </w:rPr>
          <w:t>6.1.1.3</w:t>
        </w:r>
        <w:r w:rsidR="002578B6">
          <w:rPr>
            <w:rFonts w:asciiTheme="minorHAnsi" w:eastAsiaTheme="minorEastAsia" w:hAnsiTheme="minorHAnsi" w:cstheme="minorBidi"/>
            <w:noProof/>
            <w:szCs w:val="22"/>
          </w:rPr>
          <w:tab/>
        </w:r>
        <w:r w:rsidR="002578B6" w:rsidRPr="008D2037">
          <w:rPr>
            <w:rStyle w:val="a5"/>
            <w:rFonts w:hint="eastAsia"/>
            <w:noProof/>
          </w:rPr>
          <w:t>上电自动加网操作</w:t>
        </w:r>
        <w:r w:rsidR="002578B6">
          <w:rPr>
            <w:noProof/>
            <w:webHidden/>
          </w:rPr>
          <w:tab/>
        </w:r>
        <w:r w:rsidR="002578B6">
          <w:rPr>
            <w:noProof/>
            <w:webHidden/>
          </w:rPr>
          <w:fldChar w:fldCharType="begin"/>
        </w:r>
        <w:r w:rsidR="002578B6">
          <w:rPr>
            <w:noProof/>
            <w:webHidden/>
          </w:rPr>
          <w:instrText xml:space="preserve"> PAGEREF _Toc455429246 \h </w:instrText>
        </w:r>
        <w:r w:rsidR="002578B6">
          <w:rPr>
            <w:noProof/>
            <w:webHidden/>
          </w:rPr>
        </w:r>
        <w:r w:rsidR="002578B6">
          <w:rPr>
            <w:noProof/>
            <w:webHidden/>
          </w:rPr>
          <w:fldChar w:fldCharType="separate"/>
        </w:r>
        <w:r w:rsidR="002578B6">
          <w:rPr>
            <w:noProof/>
            <w:webHidden/>
          </w:rPr>
          <w:t>28</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47" w:history="1">
        <w:r w:rsidR="002578B6" w:rsidRPr="008D2037">
          <w:rPr>
            <w:rStyle w:val="a5"/>
            <w:noProof/>
          </w:rPr>
          <w:t>6.1.1.4</w:t>
        </w:r>
        <w:r w:rsidR="002578B6">
          <w:rPr>
            <w:rFonts w:asciiTheme="minorHAnsi" w:eastAsiaTheme="minorEastAsia" w:hAnsiTheme="minorHAnsi" w:cstheme="minorBidi"/>
            <w:noProof/>
            <w:szCs w:val="22"/>
          </w:rPr>
          <w:tab/>
        </w:r>
        <w:r w:rsidR="002578B6" w:rsidRPr="008D2037">
          <w:rPr>
            <w:rStyle w:val="a5"/>
            <w:rFonts w:hint="eastAsia"/>
            <w:noProof/>
          </w:rPr>
          <w:t>串口命令入网退网</w:t>
        </w:r>
        <w:r w:rsidR="002578B6">
          <w:rPr>
            <w:noProof/>
            <w:webHidden/>
          </w:rPr>
          <w:tab/>
        </w:r>
        <w:r w:rsidR="002578B6">
          <w:rPr>
            <w:noProof/>
            <w:webHidden/>
          </w:rPr>
          <w:fldChar w:fldCharType="begin"/>
        </w:r>
        <w:r w:rsidR="002578B6">
          <w:rPr>
            <w:noProof/>
            <w:webHidden/>
          </w:rPr>
          <w:instrText xml:space="preserve"> PAGEREF _Toc455429247 \h </w:instrText>
        </w:r>
        <w:r w:rsidR="002578B6">
          <w:rPr>
            <w:noProof/>
            <w:webHidden/>
          </w:rPr>
        </w:r>
        <w:r w:rsidR="002578B6">
          <w:rPr>
            <w:noProof/>
            <w:webHidden/>
          </w:rPr>
          <w:fldChar w:fldCharType="separate"/>
        </w:r>
        <w:r w:rsidR="002578B6">
          <w:rPr>
            <w:noProof/>
            <w:webHidden/>
          </w:rPr>
          <w:t>28</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48" w:history="1">
        <w:r w:rsidR="002578B6" w:rsidRPr="008D2037">
          <w:rPr>
            <w:rStyle w:val="a5"/>
            <w:noProof/>
          </w:rPr>
          <w:t>6.1.1.5</w:t>
        </w:r>
        <w:r w:rsidR="002578B6">
          <w:rPr>
            <w:rFonts w:asciiTheme="minorHAnsi" w:eastAsiaTheme="minorEastAsia" w:hAnsiTheme="minorHAnsi" w:cstheme="minorBidi"/>
            <w:noProof/>
            <w:szCs w:val="22"/>
          </w:rPr>
          <w:tab/>
        </w:r>
        <w:r w:rsidR="002578B6" w:rsidRPr="008D2037">
          <w:rPr>
            <w:rStyle w:val="a5"/>
            <w:rFonts w:hint="eastAsia"/>
            <w:noProof/>
          </w:rPr>
          <w:t>其他动作退网</w:t>
        </w:r>
        <w:r w:rsidR="002578B6">
          <w:rPr>
            <w:noProof/>
            <w:webHidden/>
          </w:rPr>
          <w:tab/>
        </w:r>
        <w:r w:rsidR="002578B6">
          <w:rPr>
            <w:noProof/>
            <w:webHidden/>
          </w:rPr>
          <w:fldChar w:fldCharType="begin"/>
        </w:r>
        <w:r w:rsidR="002578B6">
          <w:rPr>
            <w:noProof/>
            <w:webHidden/>
          </w:rPr>
          <w:instrText xml:space="preserve"> PAGEREF _Toc455429248 \h </w:instrText>
        </w:r>
        <w:r w:rsidR="002578B6">
          <w:rPr>
            <w:noProof/>
            <w:webHidden/>
          </w:rPr>
        </w:r>
        <w:r w:rsidR="002578B6">
          <w:rPr>
            <w:noProof/>
            <w:webHidden/>
          </w:rPr>
          <w:fldChar w:fldCharType="separate"/>
        </w:r>
        <w:r w:rsidR="002578B6">
          <w:rPr>
            <w:noProof/>
            <w:webHidden/>
          </w:rPr>
          <w:t>28</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49" w:history="1">
        <w:r w:rsidR="002578B6" w:rsidRPr="008D2037">
          <w:rPr>
            <w:rStyle w:val="a5"/>
            <w:noProof/>
          </w:rPr>
          <w:t>6.1.2</w:t>
        </w:r>
        <w:r w:rsidR="002578B6">
          <w:rPr>
            <w:rFonts w:asciiTheme="minorHAnsi" w:eastAsiaTheme="minorEastAsia" w:hAnsiTheme="minorHAnsi" w:cstheme="minorBidi"/>
            <w:i w:val="0"/>
            <w:iCs w:val="0"/>
            <w:noProof/>
            <w:szCs w:val="22"/>
          </w:rPr>
          <w:tab/>
        </w:r>
        <w:r w:rsidR="002578B6" w:rsidRPr="008D2037">
          <w:rPr>
            <w:rStyle w:val="a5"/>
            <w:noProof/>
          </w:rPr>
          <w:t>Top47</w:t>
        </w:r>
        <w:r w:rsidR="002578B6" w:rsidRPr="008D2037">
          <w:rPr>
            <w:rStyle w:val="a5"/>
            <w:rFonts w:hint="eastAsia"/>
            <w:noProof/>
          </w:rPr>
          <w:t>产品以及新研产品加网退网方式</w:t>
        </w:r>
        <w:r w:rsidR="002578B6">
          <w:rPr>
            <w:noProof/>
            <w:webHidden/>
          </w:rPr>
          <w:tab/>
        </w:r>
        <w:r w:rsidR="002578B6">
          <w:rPr>
            <w:noProof/>
            <w:webHidden/>
          </w:rPr>
          <w:fldChar w:fldCharType="begin"/>
        </w:r>
        <w:r w:rsidR="002578B6">
          <w:rPr>
            <w:noProof/>
            <w:webHidden/>
          </w:rPr>
          <w:instrText xml:space="preserve"> PAGEREF _Toc455429249 \h </w:instrText>
        </w:r>
        <w:r w:rsidR="002578B6">
          <w:rPr>
            <w:noProof/>
            <w:webHidden/>
          </w:rPr>
        </w:r>
        <w:r w:rsidR="002578B6">
          <w:rPr>
            <w:noProof/>
            <w:webHidden/>
          </w:rPr>
          <w:fldChar w:fldCharType="separate"/>
        </w:r>
        <w:r w:rsidR="002578B6">
          <w:rPr>
            <w:noProof/>
            <w:webHidden/>
          </w:rPr>
          <w:t>28</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50" w:history="1">
        <w:r w:rsidR="002578B6" w:rsidRPr="008D2037">
          <w:rPr>
            <w:rStyle w:val="a5"/>
            <w:noProof/>
          </w:rPr>
          <w:t>6.1.2.1</w:t>
        </w:r>
        <w:r w:rsidR="002578B6">
          <w:rPr>
            <w:rFonts w:asciiTheme="minorHAnsi" w:eastAsiaTheme="minorEastAsia" w:hAnsiTheme="minorHAnsi" w:cstheme="minorBidi"/>
            <w:noProof/>
            <w:szCs w:val="22"/>
          </w:rPr>
          <w:tab/>
        </w:r>
        <w:r w:rsidR="002578B6" w:rsidRPr="008D2037">
          <w:rPr>
            <w:rStyle w:val="a5"/>
            <w:rFonts w:hint="eastAsia"/>
            <w:noProof/>
          </w:rPr>
          <w:t>上电自动入网，长按</w:t>
        </w:r>
        <w:r w:rsidR="002578B6" w:rsidRPr="008D2037">
          <w:rPr>
            <w:rStyle w:val="a5"/>
            <w:noProof/>
          </w:rPr>
          <w:t>SET</w:t>
        </w:r>
        <w:r w:rsidR="002578B6" w:rsidRPr="008D2037">
          <w:rPr>
            <w:rStyle w:val="a5"/>
            <w:rFonts w:hint="eastAsia"/>
            <w:noProof/>
          </w:rPr>
          <w:t>按键</w:t>
        </w:r>
        <w:r w:rsidR="002578B6" w:rsidRPr="008D2037">
          <w:rPr>
            <w:rStyle w:val="a5"/>
            <w:noProof/>
          </w:rPr>
          <w:t>6s</w:t>
        </w:r>
        <w:r w:rsidR="002578B6" w:rsidRPr="008D2037">
          <w:rPr>
            <w:rStyle w:val="a5"/>
            <w:rFonts w:hint="eastAsia"/>
            <w:noProof/>
          </w:rPr>
          <w:t>退网，不在网状态下按一下</w:t>
        </w:r>
        <w:r w:rsidR="002578B6" w:rsidRPr="008D2037">
          <w:rPr>
            <w:rStyle w:val="a5"/>
            <w:noProof/>
          </w:rPr>
          <w:t>SET</w:t>
        </w:r>
        <w:r w:rsidR="002578B6" w:rsidRPr="008D2037">
          <w:rPr>
            <w:rStyle w:val="a5"/>
            <w:rFonts w:hint="eastAsia"/>
            <w:noProof/>
          </w:rPr>
          <w:t>按键或者快按</w:t>
        </w:r>
        <w:r w:rsidR="002578B6" w:rsidRPr="008D2037">
          <w:rPr>
            <w:rStyle w:val="a5"/>
            <w:noProof/>
          </w:rPr>
          <w:t>SET</w:t>
        </w:r>
        <w:r w:rsidR="002578B6" w:rsidRPr="008D2037">
          <w:rPr>
            <w:rStyle w:val="a5"/>
            <w:rFonts w:hint="eastAsia"/>
            <w:noProof/>
          </w:rPr>
          <w:t>键</w:t>
        </w:r>
        <w:r w:rsidR="002578B6" w:rsidRPr="008D2037">
          <w:rPr>
            <w:rStyle w:val="a5"/>
            <w:noProof/>
          </w:rPr>
          <w:t>4</w:t>
        </w:r>
        <w:r w:rsidR="002578B6" w:rsidRPr="008D2037">
          <w:rPr>
            <w:rStyle w:val="a5"/>
            <w:rFonts w:hint="eastAsia"/>
            <w:noProof/>
          </w:rPr>
          <w:t>次申请加入网络</w:t>
        </w:r>
        <w:r w:rsidR="002578B6">
          <w:rPr>
            <w:noProof/>
            <w:webHidden/>
          </w:rPr>
          <w:tab/>
        </w:r>
        <w:r w:rsidR="002578B6">
          <w:rPr>
            <w:noProof/>
            <w:webHidden/>
          </w:rPr>
          <w:fldChar w:fldCharType="begin"/>
        </w:r>
        <w:r w:rsidR="002578B6">
          <w:rPr>
            <w:noProof/>
            <w:webHidden/>
          </w:rPr>
          <w:instrText xml:space="preserve"> PAGEREF _Toc455429250 \h </w:instrText>
        </w:r>
        <w:r w:rsidR="002578B6">
          <w:rPr>
            <w:noProof/>
            <w:webHidden/>
          </w:rPr>
        </w:r>
        <w:r w:rsidR="002578B6">
          <w:rPr>
            <w:noProof/>
            <w:webHidden/>
          </w:rPr>
          <w:fldChar w:fldCharType="separate"/>
        </w:r>
        <w:r w:rsidR="002578B6">
          <w:rPr>
            <w:noProof/>
            <w:webHidden/>
          </w:rPr>
          <w:t>28</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51" w:history="1">
        <w:r w:rsidR="002578B6" w:rsidRPr="008D2037">
          <w:rPr>
            <w:rStyle w:val="a5"/>
            <w:noProof/>
          </w:rPr>
          <w:t>6.1.2.2</w:t>
        </w:r>
        <w:r w:rsidR="002578B6">
          <w:rPr>
            <w:rFonts w:asciiTheme="minorHAnsi" w:eastAsiaTheme="minorEastAsia" w:hAnsiTheme="minorHAnsi" w:cstheme="minorBidi"/>
            <w:noProof/>
            <w:szCs w:val="22"/>
          </w:rPr>
          <w:tab/>
        </w:r>
        <w:r w:rsidR="002578B6" w:rsidRPr="008D2037">
          <w:rPr>
            <w:rStyle w:val="a5"/>
            <w:rFonts w:hint="eastAsia"/>
            <w:noProof/>
          </w:rPr>
          <w:t>通用加网退网操作</w:t>
        </w:r>
        <w:r w:rsidR="002578B6">
          <w:rPr>
            <w:noProof/>
            <w:webHidden/>
          </w:rPr>
          <w:tab/>
        </w:r>
        <w:r w:rsidR="002578B6">
          <w:rPr>
            <w:noProof/>
            <w:webHidden/>
          </w:rPr>
          <w:fldChar w:fldCharType="begin"/>
        </w:r>
        <w:r w:rsidR="002578B6">
          <w:rPr>
            <w:noProof/>
            <w:webHidden/>
          </w:rPr>
          <w:instrText xml:space="preserve"> PAGEREF _Toc455429251 \h </w:instrText>
        </w:r>
        <w:r w:rsidR="002578B6">
          <w:rPr>
            <w:noProof/>
            <w:webHidden/>
          </w:rPr>
        </w:r>
        <w:r w:rsidR="002578B6">
          <w:rPr>
            <w:noProof/>
            <w:webHidden/>
          </w:rPr>
          <w:fldChar w:fldCharType="separate"/>
        </w:r>
        <w:r w:rsidR="002578B6">
          <w:rPr>
            <w:noProof/>
            <w:webHidden/>
          </w:rPr>
          <w:t>28</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52" w:history="1">
        <w:r w:rsidR="002578B6" w:rsidRPr="008D2037">
          <w:rPr>
            <w:rStyle w:val="a5"/>
            <w:noProof/>
          </w:rPr>
          <w:t>6.1.2.3</w:t>
        </w:r>
        <w:r w:rsidR="002578B6">
          <w:rPr>
            <w:rFonts w:asciiTheme="minorHAnsi" w:eastAsiaTheme="minorEastAsia" w:hAnsiTheme="minorHAnsi" w:cstheme="minorBidi"/>
            <w:noProof/>
            <w:szCs w:val="22"/>
          </w:rPr>
          <w:tab/>
        </w:r>
        <w:r w:rsidR="002578B6" w:rsidRPr="008D2037">
          <w:rPr>
            <w:rStyle w:val="a5"/>
            <w:rFonts w:hint="eastAsia"/>
            <w:noProof/>
          </w:rPr>
          <w:t>上电自动加网操作</w:t>
        </w:r>
        <w:r w:rsidR="002578B6">
          <w:rPr>
            <w:noProof/>
            <w:webHidden/>
          </w:rPr>
          <w:tab/>
        </w:r>
        <w:r w:rsidR="002578B6">
          <w:rPr>
            <w:noProof/>
            <w:webHidden/>
          </w:rPr>
          <w:fldChar w:fldCharType="begin"/>
        </w:r>
        <w:r w:rsidR="002578B6">
          <w:rPr>
            <w:noProof/>
            <w:webHidden/>
          </w:rPr>
          <w:instrText xml:space="preserve"> PAGEREF _Toc455429252 \h </w:instrText>
        </w:r>
        <w:r w:rsidR="002578B6">
          <w:rPr>
            <w:noProof/>
            <w:webHidden/>
          </w:rPr>
        </w:r>
        <w:r w:rsidR="002578B6">
          <w:rPr>
            <w:noProof/>
            <w:webHidden/>
          </w:rPr>
          <w:fldChar w:fldCharType="separate"/>
        </w:r>
        <w:r w:rsidR="002578B6">
          <w:rPr>
            <w:noProof/>
            <w:webHidden/>
          </w:rPr>
          <w:t>29</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53" w:history="1">
        <w:r w:rsidR="002578B6" w:rsidRPr="008D2037">
          <w:rPr>
            <w:rStyle w:val="a5"/>
            <w:noProof/>
          </w:rPr>
          <w:t>6.1.2.4</w:t>
        </w:r>
        <w:r w:rsidR="002578B6">
          <w:rPr>
            <w:rFonts w:asciiTheme="minorHAnsi" w:eastAsiaTheme="minorEastAsia" w:hAnsiTheme="minorHAnsi" w:cstheme="minorBidi"/>
            <w:noProof/>
            <w:szCs w:val="22"/>
          </w:rPr>
          <w:tab/>
        </w:r>
        <w:r w:rsidR="002578B6" w:rsidRPr="008D2037">
          <w:rPr>
            <w:rStyle w:val="a5"/>
            <w:rFonts w:hint="eastAsia"/>
            <w:noProof/>
          </w:rPr>
          <w:t>串口命令入网退网</w:t>
        </w:r>
        <w:r w:rsidR="002578B6">
          <w:rPr>
            <w:noProof/>
            <w:webHidden/>
          </w:rPr>
          <w:tab/>
        </w:r>
        <w:r w:rsidR="002578B6">
          <w:rPr>
            <w:noProof/>
            <w:webHidden/>
          </w:rPr>
          <w:fldChar w:fldCharType="begin"/>
        </w:r>
        <w:r w:rsidR="002578B6">
          <w:rPr>
            <w:noProof/>
            <w:webHidden/>
          </w:rPr>
          <w:instrText xml:space="preserve"> PAGEREF _Toc455429253 \h </w:instrText>
        </w:r>
        <w:r w:rsidR="002578B6">
          <w:rPr>
            <w:noProof/>
            <w:webHidden/>
          </w:rPr>
        </w:r>
        <w:r w:rsidR="002578B6">
          <w:rPr>
            <w:noProof/>
            <w:webHidden/>
          </w:rPr>
          <w:fldChar w:fldCharType="separate"/>
        </w:r>
        <w:r w:rsidR="002578B6">
          <w:rPr>
            <w:noProof/>
            <w:webHidden/>
          </w:rPr>
          <w:t>29</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54" w:history="1">
        <w:r w:rsidR="002578B6" w:rsidRPr="008D2037">
          <w:rPr>
            <w:rStyle w:val="a5"/>
            <w:noProof/>
          </w:rPr>
          <w:t>6.1.2.5</w:t>
        </w:r>
        <w:r w:rsidR="002578B6">
          <w:rPr>
            <w:rFonts w:asciiTheme="minorHAnsi" w:eastAsiaTheme="minorEastAsia" w:hAnsiTheme="minorHAnsi" w:cstheme="minorBidi"/>
            <w:noProof/>
            <w:szCs w:val="22"/>
          </w:rPr>
          <w:tab/>
        </w:r>
        <w:r w:rsidR="002578B6" w:rsidRPr="008D2037">
          <w:rPr>
            <w:rStyle w:val="a5"/>
            <w:rFonts w:hint="eastAsia"/>
            <w:noProof/>
          </w:rPr>
          <w:t>其他动作退网</w:t>
        </w:r>
        <w:r w:rsidR="002578B6">
          <w:rPr>
            <w:noProof/>
            <w:webHidden/>
          </w:rPr>
          <w:tab/>
        </w:r>
        <w:r w:rsidR="002578B6">
          <w:rPr>
            <w:noProof/>
            <w:webHidden/>
          </w:rPr>
          <w:fldChar w:fldCharType="begin"/>
        </w:r>
        <w:r w:rsidR="002578B6">
          <w:rPr>
            <w:noProof/>
            <w:webHidden/>
          </w:rPr>
          <w:instrText xml:space="preserve"> PAGEREF _Toc455429254 \h </w:instrText>
        </w:r>
        <w:r w:rsidR="002578B6">
          <w:rPr>
            <w:noProof/>
            <w:webHidden/>
          </w:rPr>
        </w:r>
        <w:r w:rsidR="002578B6">
          <w:rPr>
            <w:noProof/>
            <w:webHidden/>
          </w:rPr>
          <w:fldChar w:fldCharType="separate"/>
        </w:r>
        <w:r w:rsidR="002578B6">
          <w:rPr>
            <w:noProof/>
            <w:webHidden/>
          </w:rPr>
          <w:t>29</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55" w:history="1">
        <w:r w:rsidR="002578B6" w:rsidRPr="008D2037">
          <w:rPr>
            <w:rStyle w:val="a5"/>
            <w:noProof/>
          </w:rPr>
          <w:t>6.2</w:t>
        </w:r>
        <w:r w:rsidR="002578B6">
          <w:rPr>
            <w:rFonts w:asciiTheme="minorHAnsi" w:eastAsiaTheme="minorEastAsia" w:hAnsiTheme="minorHAnsi" w:cstheme="minorBidi"/>
            <w:smallCaps w:val="0"/>
            <w:noProof/>
            <w:szCs w:val="22"/>
          </w:rPr>
          <w:tab/>
        </w:r>
        <w:r w:rsidR="002578B6" w:rsidRPr="008D2037">
          <w:rPr>
            <w:rStyle w:val="a5"/>
            <w:rFonts w:hint="eastAsia"/>
            <w:noProof/>
          </w:rPr>
          <w:t>指示灯闪烁</w:t>
        </w:r>
        <w:r w:rsidR="002578B6">
          <w:rPr>
            <w:noProof/>
            <w:webHidden/>
          </w:rPr>
          <w:tab/>
        </w:r>
        <w:r w:rsidR="002578B6">
          <w:rPr>
            <w:noProof/>
            <w:webHidden/>
          </w:rPr>
          <w:fldChar w:fldCharType="begin"/>
        </w:r>
        <w:r w:rsidR="002578B6">
          <w:rPr>
            <w:noProof/>
            <w:webHidden/>
          </w:rPr>
          <w:instrText xml:space="preserve"> PAGEREF _Toc455429255 \h </w:instrText>
        </w:r>
        <w:r w:rsidR="002578B6">
          <w:rPr>
            <w:noProof/>
            <w:webHidden/>
          </w:rPr>
        </w:r>
        <w:r w:rsidR="002578B6">
          <w:rPr>
            <w:noProof/>
            <w:webHidden/>
          </w:rPr>
          <w:fldChar w:fldCharType="separate"/>
        </w:r>
        <w:r w:rsidR="002578B6">
          <w:rPr>
            <w:noProof/>
            <w:webHidden/>
          </w:rPr>
          <w:t>29</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56" w:history="1">
        <w:r w:rsidR="002578B6" w:rsidRPr="008D2037">
          <w:rPr>
            <w:rStyle w:val="a5"/>
            <w:noProof/>
          </w:rPr>
          <w:t>6.3</w:t>
        </w:r>
        <w:r w:rsidR="002578B6">
          <w:rPr>
            <w:rFonts w:asciiTheme="minorHAnsi" w:eastAsiaTheme="minorEastAsia" w:hAnsiTheme="minorHAnsi" w:cstheme="minorBidi"/>
            <w:smallCaps w:val="0"/>
            <w:noProof/>
            <w:szCs w:val="22"/>
          </w:rPr>
          <w:tab/>
        </w:r>
        <w:r w:rsidR="002578B6" w:rsidRPr="008D2037">
          <w:rPr>
            <w:rStyle w:val="a5"/>
            <w:rFonts w:hint="eastAsia"/>
            <w:noProof/>
          </w:rPr>
          <w:t>设备参数配置</w:t>
        </w:r>
        <w:r w:rsidR="002578B6">
          <w:rPr>
            <w:noProof/>
            <w:webHidden/>
          </w:rPr>
          <w:tab/>
        </w:r>
        <w:r w:rsidR="002578B6">
          <w:rPr>
            <w:noProof/>
            <w:webHidden/>
          </w:rPr>
          <w:fldChar w:fldCharType="begin"/>
        </w:r>
        <w:r w:rsidR="002578B6">
          <w:rPr>
            <w:noProof/>
            <w:webHidden/>
          </w:rPr>
          <w:instrText xml:space="preserve"> PAGEREF _Toc455429256 \h </w:instrText>
        </w:r>
        <w:r w:rsidR="002578B6">
          <w:rPr>
            <w:noProof/>
            <w:webHidden/>
          </w:rPr>
        </w:r>
        <w:r w:rsidR="002578B6">
          <w:rPr>
            <w:noProof/>
            <w:webHidden/>
          </w:rPr>
          <w:fldChar w:fldCharType="separate"/>
        </w:r>
        <w:r w:rsidR="002578B6">
          <w:rPr>
            <w:noProof/>
            <w:webHidden/>
          </w:rPr>
          <w:t>29</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57" w:history="1">
        <w:r w:rsidR="002578B6" w:rsidRPr="008D2037">
          <w:rPr>
            <w:rStyle w:val="a5"/>
            <w:noProof/>
          </w:rPr>
          <w:t>6.3.1</w:t>
        </w:r>
        <w:r w:rsidR="002578B6">
          <w:rPr>
            <w:rFonts w:asciiTheme="minorHAnsi" w:eastAsiaTheme="minorEastAsia" w:hAnsiTheme="minorHAnsi" w:cstheme="minorBidi"/>
            <w:i w:val="0"/>
            <w:iCs w:val="0"/>
            <w:noProof/>
            <w:szCs w:val="22"/>
          </w:rPr>
          <w:tab/>
        </w:r>
        <w:r w:rsidR="002578B6" w:rsidRPr="008D2037">
          <w:rPr>
            <w:rStyle w:val="a5"/>
            <w:noProof/>
          </w:rPr>
          <w:t>EndDevice</w:t>
        </w:r>
        <w:r w:rsidR="002578B6" w:rsidRPr="008D2037">
          <w:rPr>
            <w:rStyle w:val="a5"/>
            <w:rFonts w:hint="eastAsia"/>
            <w:noProof/>
          </w:rPr>
          <w:t>设备参数配置</w:t>
        </w:r>
        <w:r w:rsidR="002578B6">
          <w:rPr>
            <w:noProof/>
            <w:webHidden/>
          </w:rPr>
          <w:tab/>
        </w:r>
        <w:r w:rsidR="002578B6">
          <w:rPr>
            <w:noProof/>
            <w:webHidden/>
          </w:rPr>
          <w:fldChar w:fldCharType="begin"/>
        </w:r>
        <w:r w:rsidR="002578B6">
          <w:rPr>
            <w:noProof/>
            <w:webHidden/>
          </w:rPr>
          <w:instrText xml:space="preserve"> PAGEREF _Toc455429257 \h </w:instrText>
        </w:r>
        <w:r w:rsidR="002578B6">
          <w:rPr>
            <w:noProof/>
            <w:webHidden/>
          </w:rPr>
        </w:r>
        <w:r w:rsidR="002578B6">
          <w:rPr>
            <w:noProof/>
            <w:webHidden/>
          </w:rPr>
          <w:fldChar w:fldCharType="separate"/>
        </w:r>
        <w:r w:rsidR="002578B6">
          <w:rPr>
            <w:noProof/>
            <w:webHidden/>
          </w:rPr>
          <w:t>29</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58" w:history="1">
        <w:r w:rsidR="002578B6" w:rsidRPr="008D2037">
          <w:rPr>
            <w:rStyle w:val="a5"/>
            <w:noProof/>
          </w:rPr>
          <w:t>6.3.2</w:t>
        </w:r>
        <w:r w:rsidR="002578B6">
          <w:rPr>
            <w:rFonts w:asciiTheme="minorHAnsi" w:eastAsiaTheme="minorEastAsia" w:hAnsiTheme="minorHAnsi" w:cstheme="minorBidi"/>
            <w:i w:val="0"/>
            <w:iCs w:val="0"/>
            <w:noProof/>
            <w:szCs w:val="22"/>
          </w:rPr>
          <w:tab/>
        </w:r>
        <w:r w:rsidR="002578B6" w:rsidRPr="008D2037">
          <w:rPr>
            <w:rStyle w:val="a5"/>
            <w:noProof/>
          </w:rPr>
          <w:t>Router</w:t>
        </w:r>
        <w:r w:rsidR="002578B6" w:rsidRPr="008D2037">
          <w:rPr>
            <w:rStyle w:val="a5"/>
            <w:rFonts w:hint="eastAsia"/>
            <w:noProof/>
          </w:rPr>
          <w:t>设备参数配置</w:t>
        </w:r>
        <w:r w:rsidR="002578B6">
          <w:rPr>
            <w:noProof/>
            <w:webHidden/>
          </w:rPr>
          <w:tab/>
        </w:r>
        <w:r w:rsidR="002578B6">
          <w:rPr>
            <w:noProof/>
            <w:webHidden/>
          </w:rPr>
          <w:fldChar w:fldCharType="begin"/>
        </w:r>
        <w:r w:rsidR="002578B6">
          <w:rPr>
            <w:noProof/>
            <w:webHidden/>
          </w:rPr>
          <w:instrText xml:space="preserve"> PAGEREF _Toc455429258 \h </w:instrText>
        </w:r>
        <w:r w:rsidR="002578B6">
          <w:rPr>
            <w:noProof/>
            <w:webHidden/>
          </w:rPr>
        </w:r>
        <w:r w:rsidR="002578B6">
          <w:rPr>
            <w:noProof/>
            <w:webHidden/>
          </w:rPr>
          <w:fldChar w:fldCharType="separate"/>
        </w:r>
        <w:r w:rsidR="002578B6">
          <w:rPr>
            <w:noProof/>
            <w:webHidden/>
          </w:rPr>
          <w:t>30</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59" w:history="1">
        <w:r w:rsidR="002578B6" w:rsidRPr="008D2037">
          <w:rPr>
            <w:rStyle w:val="a5"/>
            <w:noProof/>
          </w:rPr>
          <w:t>6.4</w:t>
        </w:r>
        <w:r w:rsidR="002578B6">
          <w:rPr>
            <w:rFonts w:asciiTheme="minorHAnsi" w:eastAsiaTheme="minorEastAsia" w:hAnsiTheme="minorHAnsi" w:cstheme="minorBidi"/>
            <w:smallCaps w:val="0"/>
            <w:noProof/>
            <w:szCs w:val="22"/>
          </w:rPr>
          <w:tab/>
        </w:r>
        <w:r w:rsidR="002578B6" w:rsidRPr="008D2037">
          <w:rPr>
            <w:rStyle w:val="a5"/>
            <w:noProof/>
          </w:rPr>
          <w:t>PA</w:t>
        </w:r>
        <w:r w:rsidR="002578B6" w:rsidRPr="008D2037">
          <w:rPr>
            <w:rStyle w:val="a5"/>
            <w:rFonts w:hint="eastAsia"/>
            <w:noProof/>
          </w:rPr>
          <w:t>配置问题</w:t>
        </w:r>
        <w:r w:rsidR="002578B6">
          <w:rPr>
            <w:noProof/>
            <w:webHidden/>
          </w:rPr>
          <w:tab/>
        </w:r>
        <w:r w:rsidR="002578B6">
          <w:rPr>
            <w:noProof/>
            <w:webHidden/>
          </w:rPr>
          <w:fldChar w:fldCharType="begin"/>
        </w:r>
        <w:r w:rsidR="002578B6">
          <w:rPr>
            <w:noProof/>
            <w:webHidden/>
          </w:rPr>
          <w:instrText xml:space="preserve"> PAGEREF _Toc455429259 \h </w:instrText>
        </w:r>
        <w:r w:rsidR="002578B6">
          <w:rPr>
            <w:noProof/>
            <w:webHidden/>
          </w:rPr>
        </w:r>
        <w:r w:rsidR="002578B6">
          <w:rPr>
            <w:noProof/>
            <w:webHidden/>
          </w:rPr>
          <w:fldChar w:fldCharType="separate"/>
        </w:r>
        <w:r w:rsidR="002578B6">
          <w:rPr>
            <w:noProof/>
            <w:webHidden/>
          </w:rPr>
          <w:t>30</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60" w:history="1">
        <w:r w:rsidR="002578B6" w:rsidRPr="008D2037">
          <w:rPr>
            <w:rStyle w:val="a5"/>
            <w:noProof/>
          </w:rPr>
          <w:t>6.5</w:t>
        </w:r>
        <w:r w:rsidR="002578B6">
          <w:rPr>
            <w:rFonts w:asciiTheme="minorHAnsi" w:eastAsiaTheme="minorEastAsia" w:hAnsiTheme="minorHAnsi" w:cstheme="minorBidi"/>
            <w:smallCaps w:val="0"/>
            <w:noProof/>
            <w:szCs w:val="22"/>
          </w:rPr>
          <w:tab/>
        </w:r>
        <w:r w:rsidR="002578B6" w:rsidRPr="008D2037">
          <w:rPr>
            <w:rStyle w:val="a5"/>
            <w:noProof/>
          </w:rPr>
          <w:t>32.768kHz</w:t>
        </w:r>
        <w:r w:rsidR="002578B6" w:rsidRPr="008D2037">
          <w:rPr>
            <w:rStyle w:val="a5"/>
            <w:rFonts w:hint="eastAsia"/>
            <w:noProof/>
          </w:rPr>
          <w:t>晶振</w:t>
        </w:r>
        <w:r w:rsidR="002578B6">
          <w:rPr>
            <w:noProof/>
            <w:webHidden/>
          </w:rPr>
          <w:tab/>
        </w:r>
        <w:r w:rsidR="002578B6">
          <w:rPr>
            <w:noProof/>
            <w:webHidden/>
          </w:rPr>
          <w:fldChar w:fldCharType="begin"/>
        </w:r>
        <w:r w:rsidR="002578B6">
          <w:rPr>
            <w:noProof/>
            <w:webHidden/>
          </w:rPr>
          <w:instrText xml:space="preserve"> PAGEREF _Toc455429260 \h </w:instrText>
        </w:r>
        <w:r w:rsidR="002578B6">
          <w:rPr>
            <w:noProof/>
            <w:webHidden/>
          </w:rPr>
        </w:r>
        <w:r w:rsidR="002578B6">
          <w:rPr>
            <w:noProof/>
            <w:webHidden/>
          </w:rPr>
          <w:fldChar w:fldCharType="separate"/>
        </w:r>
        <w:r w:rsidR="002578B6">
          <w:rPr>
            <w:noProof/>
            <w:webHidden/>
          </w:rPr>
          <w:t>30</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61" w:history="1">
        <w:r w:rsidR="002578B6" w:rsidRPr="008D2037">
          <w:rPr>
            <w:rStyle w:val="a5"/>
            <w:noProof/>
          </w:rPr>
          <w:t>6.6</w:t>
        </w:r>
        <w:r w:rsidR="002578B6">
          <w:rPr>
            <w:rFonts w:asciiTheme="minorHAnsi" w:eastAsiaTheme="minorEastAsia" w:hAnsiTheme="minorHAnsi" w:cstheme="minorBidi"/>
            <w:smallCaps w:val="0"/>
            <w:noProof/>
            <w:szCs w:val="22"/>
          </w:rPr>
          <w:tab/>
        </w:r>
        <w:r w:rsidR="002578B6" w:rsidRPr="008D2037">
          <w:rPr>
            <w:rStyle w:val="a5"/>
            <w:rFonts w:hint="eastAsia"/>
            <w:noProof/>
          </w:rPr>
          <w:t>看门狗问题</w:t>
        </w:r>
        <w:r w:rsidR="002578B6">
          <w:rPr>
            <w:noProof/>
            <w:webHidden/>
          </w:rPr>
          <w:tab/>
        </w:r>
        <w:r w:rsidR="002578B6">
          <w:rPr>
            <w:noProof/>
            <w:webHidden/>
          </w:rPr>
          <w:fldChar w:fldCharType="begin"/>
        </w:r>
        <w:r w:rsidR="002578B6">
          <w:rPr>
            <w:noProof/>
            <w:webHidden/>
          </w:rPr>
          <w:instrText xml:space="preserve"> PAGEREF _Toc455429261 \h </w:instrText>
        </w:r>
        <w:r w:rsidR="002578B6">
          <w:rPr>
            <w:noProof/>
            <w:webHidden/>
          </w:rPr>
        </w:r>
        <w:r w:rsidR="002578B6">
          <w:rPr>
            <w:noProof/>
            <w:webHidden/>
          </w:rPr>
          <w:fldChar w:fldCharType="separate"/>
        </w:r>
        <w:r w:rsidR="002578B6">
          <w:rPr>
            <w:noProof/>
            <w:webHidden/>
          </w:rPr>
          <w:t>30</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62" w:history="1">
        <w:r w:rsidR="002578B6" w:rsidRPr="008D2037">
          <w:rPr>
            <w:rStyle w:val="a5"/>
            <w:noProof/>
          </w:rPr>
          <w:t>6.7</w:t>
        </w:r>
        <w:r w:rsidR="002578B6">
          <w:rPr>
            <w:rFonts w:asciiTheme="minorHAnsi" w:eastAsiaTheme="minorEastAsia" w:hAnsiTheme="minorHAnsi" w:cstheme="minorBidi"/>
            <w:smallCaps w:val="0"/>
            <w:noProof/>
            <w:szCs w:val="22"/>
          </w:rPr>
          <w:tab/>
        </w:r>
        <w:r w:rsidR="002578B6" w:rsidRPr="008D2037">
          <w:rPr>
            <w:rStyle w:val="a5"/>
            <w:rFonts w:hint="eastAsia"/>
            <w:noProof/>
          </w:rPr>
          <w:t>产品生产测试（产测）</w:t>
        </w:r>
        <w:r w:rsidR="002578B6">
          <w:rPr>
            <w:noProof/>
            <w:webHidden/>
          </w:rPr>
          <w:tab/>
        </w:r>
        <w:r w:rsidR="002578B6">
          <w:rPr>
            <w:noProof/>
            <w:webHidden/>
          </w:rPr>
          <w:fldChar w:fldCharType="begin"/>
        </w:r>
        <w:r w:rsidR="002578B6">
          <w:rPr>
            <w:noProof/>
            <w:webHidden/>
          </w:rPr>
          <w:instrText xml:space="preserve"> PAGEREF _Toc455429262 \h </w:instrText>
        </w:r>
        <w:r w:rsidR="002578B6">
          <w:rPr>
            <w:noProof/>
            <w:webHidden/>
          </w:rPr>
        </w:r>
        <w:r w:rsidR="002578B6">
          <w:rPr>
            <w:noProof/>
            <w:webHidden/>
          </w:rPr>
          <w:fldChar w:fldCharType="separate"/>
        </w:r>
        <w:r w:rsidR="002578B6">
          <w:rPr>
            <w:noProof/>
            <w:webHidden/>
          </w:rPr>
          <w:t>31</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63" w:history="1">
        <w:r w:rsidR="002578B6" w:rsidRPr="008D2037">
          <w:rPr>
            <w:rStyle w:val="a5"/>
            <w:noProof/>
          </w:rPr>
          <w:t>6.7.1</w:t>
        </w:r>
        <w:r w:rsidR="002578B6">
          <w:rPr>
            <w:rFonts w:asciiTheme="minorHAnsi" w:eastAsiaTheme="minorEastAsia" w:hAnsiTheme="minorHAnsi" w:cstheme="minorBidi"/>
            <w:i w:val="0"/>
            <w:iCs w:val="0"/>
            <w:noProof/>
            <w:szCs w:val="22"/>
          </w:rPr>
          <w:tab/>
        </w:r>
        <w:r w:rsidR="002578B6" w:rsidRPr="008D2037">
          <w:rPr>
            <w:rStyle w:val="a5"/>
            <w:rFonts w:hint="eastAsia"/>
            <w:noProof/>
          </w:rPr>
          <w:t>进入产测</w:t>
        </w:r>
        <w:r w:rsidR="002578B6">
          <w:rPr>
            <w:noProof/>
            <w:webHidden/>
          </w:rPr>
          <w:tab/>
        </w:r>
        <w:r w:rsidR="002578B6">
          <w:rPr>
            <w:noProof/>
            <w:webHidden/>
          </w:rPr>
          <w:fldChar w:fldCharType="begin"/>
        </w:r>
        <w:r w:rsidR="002578B6">
          <w:rPr>
            <w:noProof/>
            <w:webHidden/>
          </w:rPr>
          <w:instrText xml:space="preserve"> PAGEREF _Toc455429263 \h </w:instrText>
        </w:r>
        <w:r w:rsidR="002578B6">
          <w:rPr>
            <w:noProof/>
            <w:webHidden/>
          </w:rPr>
        </w:r>
        <w:r w:rsidR="002578B6">
          <w:rPr>
            <w:noProof/>
            <w:webHidden/>
          </w:rPr>
          <w:fldChar w:fldCharType="separate"/>
        </w:r>
        <w:r w:rsidR="002578B6">
          <w:rPr>
            <w:noProof/>
            <w:webHidden/>
          </w:rPr>
          <w:t>31</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64" w:history="1">
        <w:r w:rsidR="002578B6" w:rsidRPr="008D2037">
          <w:rPr>
            <w:rStyle w:val="a5"/>
            <w:noProof/>
          </w:rPr>
          <w:t>6.7.2</w:t>
        </w:r>
        <w:r w:rsidR="002578B6">
          <w:rPr>
            <w:rFonts w:asciiTheme="minorHAnsi" w:eastAsiaTheme="minorEastAsia" w:hAnsiTheme="minorHAnsi" w:cstheme="minorBidi"/>
            <w:i w:val="0"/>
            <w:iCs w:val="0"/>
            <w:noProof/>
            <w:szCs w:val="22"/>
          </w:rPr>
          <w:tab/>
        </w:r>
        <w:r w:rsidR="002578B6" w:rsidRPr="008D2037">
          <w:rPr>
            <w:rStyle w:val="a5"/>
            <w:rFonts w:hint="eastAsia"/>
            <w:noProof/>
          </w:rPr>
          <w:t>产测信道选择</w:t>
        </w:r>
        <w:r w:rsidR="002578B6">
          <w:rPr>
            <w:noProof/>
            <w:webHidden/>
          </w:rPr>
          <w:tab/>
        </w:r>
        <w:r w:rsidR="002578B6">
          <w:rPr>
            <w:noProof/>
            <w:webHidden/>
          </w:rPr>
          <w:fldChar w:fldCharType="begin"/>
        </w:r>
        <w:r w:rsidR="002578B6">
          <w:rPr>
            <w:noProof/>
            <w:webHidden/>
          </w:rPr>
          <w:instrText xml:space="preserve"> PAGEREF _Toc455429264 \h </w:instrText>
        </w:r>
        <w:r w:rsidR="002578B6">
          <w:rPr>
            <w:noProof/>
            <w:webHidden/>
          </w:rPr>
        </w:r>
        <w:r w:rsidR="002578B6">
          <w:rPr>
            <w:noProof/>
            <w:webHidden/>
          </w:rPr>
          <w:fldChar w:fldCharType="separate"/>
        </w:r>
        <w:r w:rsidR="002578B6">
          <w:rPr>
            <w:noProof/>
            <w:webHidden/>
          </w:rPr>
          <w:t>31</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65" w:history="1">
        <w:r w:rsidR="002578B6" w:rsidRPr="008D2037">
          <w:rPr>
            <w:rStyle w:val="a5"/>
            <w:noProof/>
          </w:rPr>
          <w:t>6.7.3</w:t>
        </w:r>
        <w:r w:rsidR="002578B6">
          <w:rPr>
            <w:rFonts w:asciiTheme="minorHAnsi" w:eastAsiaTheme="minorEastAsia" w:hAnsiTheme="minorHAnsi" w:cstheme="minorBidi"/>
            <w:i w:val="0"/>
            <w:iCs w:val="0"/>
            <w:noProof/>
            <w:szCs w:val="22"/>
          </w:rPr>
          <w:tab/>
        </w:r>
        <w:r w:rsidR="002578B6" w:rsidRPr="008D2037">
          <w:rPr>
            <w:rStyle w:val="a5"/>
            <w:noProof/>
          </w:rPr>
          <w:t>EndDevice</w:t>
        </w:r>
        <w:r w:rsidR="002578B6" w:rsidRPr="008D2037">
          <w:rPr>
            <w:rStyle w:val="a5"/>
            <w:rFonts w:hint="eastAsia"/>
            <w:noProof/>
          </w:rPr>
          <w:t>设备的产测</w:t>
        </w:r>
        <w:r w:rsidR="002578B6">
          <w:rPr>
            <w:noProof/>
            <w:webHidden/>
          </w:rPr>
          <w:tab/>
        </w:r>
        <w:r w:rsidR="002578B6">
          <w:rPr>
            <w:noProof/>
            <w:webHidden/>
          </w:rPr>
          <w:fldChar w:fldCharType="begin"/>
        </w:r>
        <w:r w:rsidR="002578B6">
          <w:rPr>
            <w:noProof/>
            <w:webHidden/>
          </w:rPr>
          <w:instrText xml:space="preserve"> PAGEREF _Toc455429265 \h </w:instrText>
        </w:r>
        <w:r w:rsidR="002578B6">
          <w:rPr>
            <w:noProof/>
            <w:webHidden/>
          </w:rPr>
        </w:r>
        <w:r w:rsidR="002578B6">
          <w:rPr>
            <w:noProof/>
            <w:webHidden/>
          </w:rPr>
          <w:fldChar w:fldCharType="separate"/>
        </w:r>
        <w:r w:rsidR="002578B6">
          <w:rPr>
            <w:noProof/>
            <w:webHidden/>
          </w:rPr>
          <w:t>31</w:t>
        </w:r>
        <w:r w:rsidR="002578B6">
          <w:rPr>
            <w:noProof/>
            <w:webHidden/>
          </w:rPr>
          <w:fldChar w:fldCharType="end"/>
        </w:r>
      </w:hyperlink>
    </w:p>
    <w:p w:rsidR="002578B6" w:rsidRDefault="00504CFA">
      <w:pPr>
        <w:pStyle w:val="40"/>
        <w:tabs>
          <w:tab w:val="left" w:pos="1470"/>
          <w:tab w:val="right" w:leader="dot" w:pos="8494"/>
        </w:tabs>
        <w:rPr>
          <w:rFonts w:asciiTheme="minorHAnsi" w:eastAsiaTheme="minorEastAsia" w:hAnsiTheme="minorHAnsi" w:cstheme="minorBidi"/>
          <w:noProof/>
          <w:szCs w:val="22"/>
        </w:rPr>
      </w:pPr>
      <w:hyperlink w:anchor="_Toc455429266" w:history="1">
        <w:r w:rsidR="002578B6" w:rsidRPr="008D2037">
          <w:rPr>
            <w:rStyle w:val="a5"/>
            <w:noProof/>
          </w:rPr>
          <w:t>6.7.3.1</w:t>
        </w:r>
        <w:r w:rsidR="002578B6">
          <w:rPr>
            <w:rFonts w:asciiTheme="minorHAnsi" w:eastAsiaTheme="minorEastAsia" w:hAnsiTheme="minorHAnsi" w:cstheme="minorBidi"/>
            <w:noProof/>
            <w:szCs w:val="22"/>
          </w:rPr>
          <w:tab/>
        </w:r>
        <w:r w:rsidR="002578B6" w:rsidRPr="008D2037">
          <w:rPr>
            <w:rStyle w:val="a5"/>
            <w:noProof/>
          </w:rPr>
          <w:t>Poll Rate</w:t>
        </w:r>
        <w:r w:rsidR="002578B6" w:rsidRPr="008D2037">
          <w:rPr>
            <w:rStyle w:val="a5"/>
            <w:rFonts w:hint="eastAsia"/>
            <w:noProof/>
          </w:rPr>
          <w:t>规律</w:t>
        </w:r>
        <w:r w:rsidR="002578B6">
          <w:rPr>
            <w:noProof/>
            <w:webHidden/>
          </w:rPr>
          <w:tab/>
        </w:r>
        <w:r w:rsidR="002578B6">
          <w:rPr>
            <w:noProof/>
            <w:webHidden/>
          </w:rPr>
          <w:fldChar w:fldCharType="begin"/>
        </w:r>
        <w:r w:rsidR="002578B6">
          <w:rPr>
            <w:noProof/>
            <w:webHidden/>
          </w:rPr>
          <w:instrText xml:space="preserve"> PAGEREF _Toc455429266 \h </w:instrText>
        </w:r>
        <w:r w:rsidR="002578B6">
          <w:rPr>
            <w:noProof/>
            <w:webHidden/>
          </w:rPr>
        </w:r>
        <w:r w:rsidR="002578B6">
          <w:rPr>
            <w:noProof/>
            <w:webHidden/>
          </w:rPr>
          <w:fldChar w:fldCharType="separate"/>
        </w:r>
        <w:r w:rsidR="002578B6">
          <w:rPr>
            <w:noProof/>
            <w:webHidden/>
          </w:rPr>
          <w:t>31</w:t>
        </w:r>
        <w:r w:rsidR="002578B6">
          <w:rPr>
            <w:noProof/>
            <w:webHidden/>
          </w:rPr>
          <w:fldChar w:fldCharType="end"/>
        </w:r>
      </w:hyperlink>
    </w:p>
    <w:p w:rsidR="002578B6" w:rsidRDefault="00504CFA">
      <w:pPr>
        <w:pStyle w:val="40"/>
        <w:tabs>
          <w:tab w:val="left" w:pos="1680"/>
          <w:tab w:val="right" w:leader="dot" w:pos="8494"/>
        </w:tabs>
        <w:rPr>
          <w:rFonts w:asciiTheme="minorHAnsi" w:eastAsiaTheme="minorEastAsia" w:hAnsiTheme="minorHAnsi" w:cstheme="minorBidi"/>
          <w:noProof/>
          <w:szCs w:val="22"/>
        </w:rPr>
      </w:pPr>
      <w:hyperlink w:anchor="_Toc455429267" w:history="1">
        <w:r w:rsidR="002578B6" w:rsidRPr="008D2037">
          <w:rPr>
            <w:rStyle w:val="a5"/>
            <w:noProof/>
          </w:rPr>
          <w:t>6.7.3.2</w:t>
        </w:r>
        <w:r w:rsidR="002578B6">
          <w:rPr>
            <w:rFonts w:asciiTheme="minorHAnsi" w:eastAsiaTheme="minorEastAsia" w:hAnsiTheme="minorHAnsi" w:cstheme="minorBidi"/>
            <w:noProof/>
            <w:szCs w:val="22"/>
          </w:rPr>
          <w:tab/>
        </w:r>
        <w:r w:rsidR="002578B6" w:rsidRPr="008D2037">
          <w:rPr>
            <w:rStyle w:val="a5"/>
            <w:rFonts w:hint="eastAsia"/>
            <w:noProof/>
          </w:rPr>
          <w:t>产测时禁止一些功能</w:t>
        </w:r>
        <w:r w:rsidR="002578B6">
          <w:rPr>
            <w:noProof/>
            <w:webHidden/>
          </w:rPr>
          <w:tab/>
        </w:r>
        <w:r w:rsidR="002578B6">
          <w:rPr>
            <w:noProof/>
            <w:webHidden/>
          </w:rPr>
          <w:fldChar w:fldCharType="begin"/>
        </w:r>
        <w:r w:rsidR="002578B6">
          <w:rPr>
            <w:noProof/>
            <w:webHidden/>
          </w:rPr>
          <w:instrText xml:space="preserve"> PAGEREF _Toc455429267 \h </w:instrText>
        </w:r>
        <w:r w:rsidR="002578B6">
          <w:rPr>
            <w:noProof/>
            <w:webHidden/>
          </w:rPr>
        </w:r>
        <w:r w:rsidR="002578B6">
          <w:rPr>
            <w:noProof/>
            <w:webHidden/>
          </w:rPr>
          <w:fldChar w:fldCharType="separate"/>
        </w:r>
        <w:r w:rsidR="002578B6">
          <w:rPr>
            <w:noProof/>
            <w:webHidden/>
          </w:rPr>
          <w:t>32</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68" w:history="1">
        <w:r w:rsidR="002578B6" w:rsidRPr="008D2037">
          <w:rPr>
            <w:rStyle w:val="a5"/>
            <w:noProof/>
          </w:rPr>
          <w:t>6.8</w:t>
        </w:r>
        <w:r w:rsidR="002578B6">
          <w:rPr>
            <w:rFonts w:asciiTheme="minorHAnsi" w:eastAsiaTheme="minorEastAsia" w:hAnsiTheme="minorHAnsi" w:cstheme="minorBidi"/>
            <w:smallCaps w:val="0"/>
            <w:noProof/>
            <w:szCs w:val="22"/>
          </w:rPr>
          <w:tab/>
        </w:r>
        <w:r w:rsidR="002578B6" w:rsidRPr="008D2037">
          <w:rPr>
            <w:rStyle w:val="a5"/>
            <w:rFonts w:hint="eastAsia"/>
            <w:noProof/>
          </w:rPr>
          <w:t>链接库使用</w:t>
        </w:r>
        <w:r w:rsidR="002578B6">
          <w:rPr>
            <w:noProof/>
            <w:webHidden/>
          </w:rPr>
          <w:tab/>
        </w:r>
        <w:r w:rsidR="002578B6">
          <w:rPr>
            <w:noProof/>
            <w:webHidden/>
          </w:rPr>
          <w:fldChar w:fldCharType="begin"/>
        </w:r>
        <w:r w:rsidR="002578B6">
          <w:rPr>
            <w:noProof/>
            <w:webHidden/>
          </w:rPr>
          <w:instrText xml:space="preserve"> PAGEREF _Toc455429268 \h </w:instrText>
        </w:r>
        <w:r w:rsidR="002578B6">
          <w:rPr>
            <w:noProof/>
            <w:webHidden/>
          </w:rPr>
        </w:r>
        <w:r w:rsidR="002578B6">
          <w:rPr>
            <w:noProof/>
            <w:webHidden/>
          </w:rPr>
          <w:fldChar w:fldCharType="separate"/>
        </w:r>
        <w:r w:rsidR="002578B6">
          <w:rPr>
            <w:noProof/>
            <w:webHidden/>
          </w:rPr>
          <w:t>32</w:t>
        </w:r>
        <w:r w:rsidR="002578B6">
          <w:rPr>
            <w:noProof/>
            <w:webHidden/>
          </w:rPr>
          <w:fldChar w:fldCharType="end"/>
        </w:r>
      </w:hyperlink>
    </w:p>
    <w:p w:rsidR="002578B6" w:rsidRDefault="00504CFA">
      <w:pPr>
        <w:pStyle w:val="10"/>
        <w:tabs>
          <w:tab w:val="left" w:pos="420"/>
          <w:tab w:val="right" w:leader="dot" w:pos="8494"/>
        </w:tabs>
        <w:rPr>
          <w:rFonts w:asciiTheme="minorHAnsi" w:eastAsiaTheme="minorEastAsia" w:hAnsiTheme="minorHAnsi" w:cstheme="minorBidi"/>
          <w:b w:val="0"/>
          <w:bCs w:val="0"/>
          <w:caps w:val="0"/>
          <w:noProof/>
          <w:szCs w:val="22"/>
        </w:rPr>
      </w:pPr>
      <w:hyperlink w:anchor="_Toc455429269" w:history="1">
        <w:r w:rsidR="002578B6" w:rsidRPr="008D2037">
          <w:rPr>
            <w:rStyle w:val="a5"/>
            <w:noProof/>
          </w:rPr>
          <w:t>7</w:t>
        </w:r>
        <w:r w:rsidR="002578B6">
          <w:rPr>
            <w:rFonts w:asciiTheme="minorHAnsi" w:eastAsiaTheme="minorEastAsia" w:hAnsiTheme="minorHAnsi" w:cstheme="minorBidi"/>
            <w:b w:val="0"/>
            <w:bCs w:val="0"/>
            <w:caps w:val="0"/>
            <w:noProof/>
            <w:szCs w:val="22"/>
          </w:rPr>
          <w:tab/>
        </w:r>
        <w:r w:rsidR="002578B6" w:rsidRPr="008D2037">
          <w:rPr>
            <w:rStyle w:val="a5"/>
            <w:rFonts w:hint="eastAsia"/>
            <w:noProof/>
          </w:rPr>
          <w:t>固件生成以及输出</w:t>
        </w:r>
        <w:r w:rsidR="002578B6">
          <w:rPr>
            <w:noProof/>
            <w:webHidden/>
          </w:rPr>
          <w:tab/>
        </w:r>
        <w:r w:rsidR="002578B6">
          <w:rPr>
            <w:noProof/>
            <w:webHidden/>
          </w:rPr>
          <w:fldChar w:fldCharType="begin"/>
        </w:r>
        <w:r w:rsidR="002578B6">
          <w:rPr>
            <w:noProof/>
            <w:webHidden/>
          </w:rPr>
          <w:instrText xml:space="preserve"> PAGEREF _Toc455429269 \h </w:instrText>
        </w:r>
        <w:r w:rsidR="002578B6">
          <w:rPr>
            <w:noProof/>
            <w:webHidden/>
          </w:rPr>
        </w:r>
        <w:r w:rsidR="002578B6">
          <w:rPr>
            <w:noProof/>
            <w:webHidden/>
          </w:rPr>
          <w:fldChar w:fldCharType="separate"/>
        </w:r>
        <w:r w:rsidR="002578B6">
          <w:rPr>
            <w:noProof/>
            <w:webHidden/>
          </w:rPr>
          <w:t>33</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70" w:history="1">
        <w:r w:rsidR="002578B6" w:rsidRPr="008D2037">
          <w:rPr>
            <w:rStyle w:val="a5"/>
            <w:noProof/>
          </w:rPr>
          <w:t>7.1</w:t>
        </w:r>
        <w:r w:rsidR="002578B6">
          <w:rPr>
            <w:rFonts w:asciiTheme="minorHAnsi" w:eastAsiaTheme="minorEastAsia" w:hAnsiTheme="minorHAnsi" w:cstheme="minorBidi"/>
            <w:smallCaps w:val="0"/>
            <w:noProof/>
            <w:szCs w:val="22"/>
          </w:rPr>
          <w:tab/>
        </w:r>
        <w:r w:rsidR="002578B6" w:rsidRPr="008D2037">
          <w:rPr>
            <w:rStyle w:val="a5"/>
            <w:rFonts w:hint="eastAsia"/>
            <w:noProof/>
          </w:rPr>
          <w:t>固件输出配置</w:t>
        </w:r>
        <w:r w:rsidR="002578B6">
          <w:rPr>
            <w:noProof/>
            <w:webHidden/>
          </w:rPr>
          <w:tab/>
        </w:r>
        <w:r w:rsidR="002578B6">
          <w:rPr>
            <w:noProof/>
            <w:webHidden/>
          </w:rPr>
          <w:fldChar w:fldCharType="begin"/>
        </w:r>
        <w:r w:rsidR="002578B6">
          <w:rPr>
            <w:noProof/>
            <w:webHidden/>
          </w:rPr>
          <w:instrText xml:space="preserve"> PAGEREF _Toc455429270 \h </w:instrText>
        </w:r>
        <w:r w:rsidR="002578B6">
          <w:rPr>
            <w:noProof/>
            <w:webHidden/>
          </w:rPr>
        </w:r>
        <w:r w:rsidR="002578B6">
          <w:rPr>
            <w:noProof/>
            <w:webHidden/>
          </w:rPr>
          <w:fldChar w:fldCharType="separate"/>
        </w:r>
        <w:r w:rsidR="002578B6">
          <w:rPr>
            <w:noProof/>
            <w:webHidden/>
          </w:rPr>
          <w:t>33</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71" w:history="1">
        <w:r w:rsidR="002578B6" w:rsidRPr="008D2037">
          <w:rPr>
            <w:rStyle w:val="a5"/>
            <w:noProof/>
          </w:rPr>
          <w:t>7.1.1</w:t>
        </w:r>
        <w:r w:rsidR="002578B6">
          <w:rPr>
            <w:rFonts w:asciiTheme="minorHAnsi" w:eastAsiaTheme="minorEastAsia" w:hAnsiTheme="minorHAnsi" w:cstheme="minorBidi"/>
            <w:i w:val="0"/>
            <w:iCs w:val="0"/>
            <w:noProof/>
            <w:szCs w:val="22"/>
          </w:rPr>
          <w:tab/>
        </w:r>
        <w:r w:rsidR="002578B6" w:rsidRPr="008D2037">
          <w:rPr>
            <w:rStyle w:val="a5"/>
            <w:rFonts w:hint="eastAsia"/>
            <w:noProof/>
          </w:rPr>
          <w:t>设置固件生成路径</w:t>
        </w:r>
        <w:r w:rsidR="002578B6">
          <w:rPr>
            <w:noProof/>
            <w:webHidden/>
          </w:rPr>
          <w:tab/>
        </w:r>
        <w:r w:rsidR="002578B6">
          <w:rPr>
            <w:noProof/>
            <w:webHidden/>
          </w:rPr>
          <w:fldChar w:fldCharType="begin"/>
        </w:r>
        <w:r w:rsidR="002578B6">
          <w:rPr>
            <w:noProof/>
            <w:webHidden/>
          </w:rPr>
          <w:instrText xml:space="preserve"> PAGEREF _Toc455429271 \h </w:instrText>
        </w:r>
        <w:r w:rsidR="002578B6">
          <w:rPr>
            <w:noProof/>
            <w:webHidden/>
          </w:rPr>
        </w:r>
        <w:r w:rsidR="002578B6">
          <w:rPr>
            <w:noProof/>
            <w:webHidden/>
          </w:rPr>
          <w:fldChar w:fldCharType="separate"/>
        </w:r>
        <w:r w:rsidR="002578B6">
          <w:rPr>
            <w:noProof/>
            <w:webHidden/>
          </w:rPr>
          <w:t>33</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72" w:history="1">
        <w:r w:rsidR="002578B6" w:rsidRPr="008D2037">
          <w:rPr>
            <w:rStyle w:val="a5"/>
            <w:noProof/>
          </w:rPr>
          <w:t>7.1.2</w:t>
        </w:r>
        <w:r w:rsidR="002578B6">
          <w:rPr>
            <w:rFonts w:asciiTheme="minorHAnsi" w:eastAsiaTheme="minorEastAsia" w:hAnsiTheme="minorHAnsi" w:cstheme="minorBidi"/>
            <w:i w:val="0"/>
            <w:iCs w:val="0"/>
            <w:noProof/>
            <w:szCs w:val="22"/>
          </w:rPr>
          <w:tab/>
        </w:r>
        <w:r w:rsidR="002578B6" w:rsidRPr="008D2037">
          <w:rPr>
            <w:rStyle w:val="a5"/>
            <w:rFonts w:hint="eastAsia"/>
            <w:noProof/>
          </w:rPr>
          <w:t>设置固件输出格式以及名称</w:t>
        </w:r>
        <w:r w:rsidR="002578B6">
          <w:rPr>
            <w:noProof/>
            <w:webHidden/>
          </w:rPr>
          <w:tab/>
        </w:r>
        <w:r w:rsidR="002578B6">
          <w:rPr>
            <w:noProof/>
            <w:webHidden/>
          </w:rPr>
          <w:fldChar w:fldCharType="begin"/>
        </w:r>
        <w:r w:rsidR="002578B6">
          <w:rPr>
            <w:noProof/>
            <w:webHidden/>
          </w:rPr>
          <w:instrText xml:space="preserve"> PAGEREF _Toc455429272 \h </w:instrText>
        </w:r>
        <w:r w:rsidR="002578B6">
          <w:rPr>
            <w:noProof/>
            <w:webHidden/>
          </w:rPr>
        </w:r>
        <w:r w:rsidR="002578B6">
          <w:rPr>
            <w:noProof/>
            <w:webHidden/>
          </w:rPr>
          <w:fldChar w:fldCharType="separate"/>
        </w:r>
        <w:r w:rsidR="002578B6">
          <w:rPr>
            <w:noProof/>
            <w:webHidden/>
          </w:rPr>
          <w:t>34</w:t>
        </w:r>
        <w:r w:rsidR="002578B6">
          <w:rPr>
            <w:noProof/>
            <w:webHidden/>
          </w:rPr>
          <w:fldChar w:fldCharType="end"/>
        </w:r>
      </w:hyperlink>
    </w:p>
    <w:p w:rsidR="002578B6" w:rsidRDefault="00504CFA">
      <w:pPr>
        <w:pStyle w:val="30"/>
        <w:tabs>
          <w:tab w:val="left" w:pos="1260"/>
          <w:tab w:val="right" w:leader="dot" w:pos="8494"/>
        </w:tabs>
        <w:rPr>
          <w:rFonts w:asciiTheme="minorHAnsi" w:eastAsiaTheme="minorEastAsia" w:hAnsiTheme="minorHAnsi" w:cstheme="minorBidi"/>
          <w:i w:val="0"/>
          <w:iCs w:val="0"/>
          <w:noProof/>
          <w:szCs w:val="22"/>
        </w:rPr>
      </w:pPr>
      <w:hyperlink w:anchor="_Toc455429273" w:history="1">
        <w:r w:rsidR="002578B6" w:rsidRPr="008D2037">
          <w:rPr>
            <w:rStyle w:val="a5"/>
            <w:noProof/>
          </w:rPr>
          <w:t>7.1.3</w:t>
        </w:r>
        <w:r w:rsidR="002578B6">
          <w:rPr>
            <w:rFonts w:asciiTheme="minorHAnsi" w:eastAsiaTheme="minorEastAsia" w:hAnsiTheme="minorHAnsi" w:cstheme="minorBidi"/>
            <w:i w:val="0"/>
            <w:iCs w:val="0"/>
            <w:noProof/>
            <w:szCs w:val="22"/>
          </w:rPr>
          <w:tab/>
        </w:r>
        <w:r w:rsidR="002578B6" w:rsidRPr="008D2037">
          <w:rPr>
            <w:rStyle w:val="a5"/>
            <w:rFonts w:hint="eastAsia"/>
            <w:noProof/>
          </w:rPr>
          <w:t>配置固件生成构建选项</w:t>
        </w:r>
        <w:r w:rsidR="002578B6">
          <w:rPr>
            <w:noProof/>
            <w:webHidden/>
          </w:rPr>
          <w:tab/>
        </w:r>
        <w:r w:rsidR="002578B6">
          <w:rPr>
            <w:noProof/>
            <w:webHidden/>
          </w:rPr>
          <w:fldChar w:fldCharType="begin"/>
        </w:r>
        <w:r w:rsidR="002578B6">
          <w:rPr>
            <w:noProof/>
            <w:webHidden/>
          </w:rPr>
          <w:instrText xml:space="preserve"> PAGEREF _Toc455429273 \h </w:instrText>
        </w:r>
        <w:r w:rsidR="002578B6">
          <w:rPr>
            <w:noProof/>
            <w:webHidden/>
          </w:rPr>
        </w:r>
        <w:r w:rsidR="002578B6">
          <w:rPr>
            <w:noProof/>
            <w:webHidden/>
          </w:rPr>
          <w:fldChar w:fldCharType="separate"/>
        </w:r>
        <w:r w:rsidR="002578B6">
          <w:rPr>
            <w:noProof/>
            <w:webHidden/>
          </w:rPr>
          <w:t>35</w:t>
        </w:r>
        <w:r w:rsidR="002578B6">
          <w:rPr>
            <w:noProof/>
            <w:webHidden/>
          </w:rPr>
          <w:fldChar w:fldCharType="end"/>
        </w:r>
      </w:hyperlink>
    </w:p>
    <w:p w:rsidR="002578B6" w:rsidRDefault="00504CFA">
      <w:pPr>
        <w:pStyle w:val="20"/>
        <w:tabs>
          <w:tab w:val="left" w:pos="840"/>
          <w:tab w:val="right" w:leader="dot" w:pos="8494"/>
        </w:tabs>
        <w:rPr>
          <w:rFonts w:asciiTheme="minorHAnsi" w:eastAsiaTheme="minorEastAsia" w:hAnsiTheme="minorHAnsi" w:cstheme="minorBidi"/>
          <w:smallCaps w:val="0"/>
          <w:noProof/>
          <w:szCs w:val="22"/>
        </w:rPr>
      </w:pPr>
      <w:hyperlink w:anchor="_Toc455429274" w:history="1">
        <w:r w:rsidR="002578B6" w:rsidRPr="008D2037">
          <w:rPr>
            <w:rStyle w:val="a5"/>
            <w:noProof/>
          </w:rPr>
          <w:t>7.2</w:t>
        </w:r>
        <w:r w:rsidR="002578B6">
          <w:rPr>
            <w:rFonts w:asciiTheme="minorHAnsi" w:eastAsiaTheme="minorEastAsia" w:hAnsiTheme="minorHAnsi" w:cstheme="minorBidi"/>
            <w:smallCaps w:val="0"/>
            <w:noProof/>
            <w:szCs w:val="22"/>
          </w:rPr>
          <w:tab/>
        </w:r>
        <w:r w:rsidR="002578B6" w:rsidRPr="008D2037">
          <w:rPr>
            <w:rStyle w:val="a5"/>
            <w:rFonts w:hint="eastAsia"/>
            <w:noProof/>
          </w:rPr>
          <w:t>固件的生成</w:t>
        </w:r>
        <w:r w:rsidR="002578B6">
          <w:rPr>
            <w:noProof/>
            <w:webHidden/>
          </w:rPr>
          <w:tab/>
        </w:r>
        <w:r w:rsidR="002578B6">
          <w:rPr>
            <w:noProof/>
            <w:webHidden/>
          </w:rPr>
          <w:fldChar w:fldCharType="begin"/>
        </w:r>
        <w:r w:rsidR="002578B6">
          <w:rPr>
            <w:noProof/>
            <w:webHidden/>
          </w:rPr>
          <w:instrText xml:space="preserve"> PAGEREF _Toc455429274 \h </w:instrText>
        </w:r>
        <w:r w:rsidR="002578B6">
          <w:rPr>
            <w:noProof/>
            <w:webHidden/>
          </w:rPr>
        </w:r>
        <w:r w:rsidR="002578B6">
          <w:rPr>
            <w:noProof/>
            <w:webHidden/>
          </w:rPr>
          <w:fldChar w:fldCharType="separate"/>
        </w:r>
        <w:r w:rsidR="002578B6">
          <w:rPr>
            <w:noProof/>
            <w:webHidden/>
          </w:rPr>
          <w:t>36</w:t>
        </w:r>
        <w:r w:rsidR="002578B6">
          <w:rPr>
            <w:noProof/>
            <w:webHidden/>
          </w:rPr>
          <w:fldChar w:fldCharType="end"/>
        </w:r>
      </w:hyperlink>
    </w:p>
    <w:p w:rsidR="00BF6197" w:rsidRDefault="002B29A4" w:rsidP="00BF6197">
      <w:pPr>
        <w:rPr>
          <w:b/>
          <w:bCs/>
          <w:caps/>
          <w:color w:val="000000"/>
        </w:rPr>
      </w:pPr>
      <w:r>
        <w:rPr>
          <w:b/>
          <w:bCs/>
          <w:caps/>
          <w:color w:val="000000"/>
        </w:rPr>
        <w:fldChar w:fldCharType="end"/>
      </w:r>
    </w:p>
    <w:p w:rsidR="00D856FF" w:rsidRDefault="00D856FF" w:rsidP="00BF6197">
      <w:pPr>
        <w:sectPr w:rsidR="00D856FF" w:rsidSect="00297E58">
          <w:pgSz w:w="11906" w:h="16838" w:code="9"/>
          <w:pgMar w:top="1418" w:right="1701" w:bottom="1418" w:left="1701" w:header="851" w:footer="851" w:gutter="0"/>
          <w:cols w:space="425"/>
          <w:docGrid w:type="linesAndChars" w:linePitch="350" w:charSpace="2824"/>
        </w:sectPr>
      </w:pPr>
    </w:p>
    <w:p w:rsidR="0046213F" w:rsidRDefault="0046213F" w:rsidP="0046213F">
      <w:pPr>
        <w:pStyle w:val="1"/>
        <w:spacing w:before="175" w:after="175"/>
      </w:pPr>
      <w:bookmarkStart w:id="9" w:name="_Toc455429194"/>
      <w:bookmarkStart w:id="10" w:name="_Toc434829191"/>
      <w:bookmarkStart w:id="11" w:name="_Toc428780491"/>
      <w:bookmarkStart w:id="12" w:name="_Toc428630836"/>
      <w:r>
        <w:rPr>
          <w:rFonts w:hint="eastAsia"/>
        </w:rPr>
        <w:lastRenderedPageBreak/>
        <w:t>概述</w:t>
      </w:r>
      <w:bookmarkEnd w:id="9"/>
    </w:p>
    <w:p w:rsidR="001C61E5" w:rsidRPr="001C61E5" w:rsidRDefault="001C61E5" w:rsidP="002F2F5A">
      <w:pPr>
        <w:pStyle w:val="2"/>
      </w:pPr>
      <w:bookmarkStart w:id="13" w:name="_Toc455429195"/>
      <w:r>
        <w:rPr>
          <w:rFonts w:hint="eastAsia"/>
        </w:rPr>
        <w:t>背景</w:t>
      </w:r>
      <w:bookmarkEnd w:id="13"/>
    </w:p>
    <w:bookmarkEnd w:id="10"/>
    <w:bookmarkEnd w:id="11"/>
    <w:bookmarkEnd w:id="12"/>
    <w:p w:rsidR="0046213F" w:rsidRDefault="001916E3" w:rsidP="0046213F">
      <w:pPr>
        <w:ind w:firstLine="480"/>
      </w:pPr>
      <w:r>
        <w:rPr>
          <w:rFonts w:hint="eastAsia"/>
        </w:rPr>
        <w:t>为了向</w:t>
      </w:r>
      <w:r w:rsidR="001C61E5">
        <w:t>软件开发</w:t>
      </w:r>
      <w:r w:rsidR="001C61E5">
        <w:rPr>
          <w:rFonts w:hint="eastAsia"/>
        </w:rPr>
        <w:t>工程师</w:t>
      </w:r>
      <w:r>
        <w:rPr>
          <w:rFonts w:hint="eastAsia"/>
        </w:rPr>
        <w:t>介绍如何</w:t>
      </w:r>
      <w:r>
        <w:t>基于</w:t>
      </w:r>
      <w:r>
        <w:t>ZigBee/</w:t>
      </w:r>
      <w:proofErr w:type="spellStart"/>
      <w:r>
        <w:t>SmartRoom</w:t>
      </w:r>
      <w:proofErr w:type="spellEnd"/>
      <w:r>
        <w:rPr>
          <w:rFonts w:hint="eastAsia"/>
        </w:rPr>
        <w:t>封装</w:t>
      </w:r>
      <w:r>
        <w:t>协议</w:t>
      </w:r>
      <w:proofErr w:type="gramStart"/>
      <w:r>
        <w:t>栈</w:t>
      </w:r>
      <w:proofErr w:type="gramEnd"/>
      <w:r>
        <w:rPr>
          <w:rFonts w:hint="eastAsia"/>
        </w:rPr>
        <w:t>来</w:t>
      </w:r>
      <w:r>
        <w:t>开发一款我司的应用产品</w:t>
      </w:r>
      <w:r>
        <w:rPr>
          <w:rFonts w:hint="eastAsia"/>
        </w:rPr>
        <w:t>。</w:t>
      </w:r>
    </w:p>
    <w:p w:rsidR="001C61E5" w:rsidRDefault="001C61E5" w:rsidP="002F2F5A">
      <w:pPr>
        <w:pStyle w:val="2"/>
      </w:pPr>
      <w:bookmarkStart w:id="14" w:name="_Toc455429196"/>
      <w:r>
        <w:rPr>
          <w:rFonts w:hint="eastAsia"/>
        </w:rPr>
        <w:t>目的</w:t>
      </w:r>
      <w:bookmarkEnd w:id="14"/>
    </w:p>
    <w:p w:rsidR="001C61E5" w:rsidRDefault="001C61E5" w:rsidP="001C61E5">
      <w:pPr>
        <w:pStyle w:val="ae"/>
        <w:ind w:firstLine="448"/>
      </w:pPr>
      <w:r>
        <w:rPr>
          <w:rFonts w:hint="eastAsia"/>
        </w:rPr>
        <w:t>指导软件</w:t>
      </w:r>
      <w:r w:rsidR="001916E3">
        <w:rPr>
          <w:rFonts w:hint="eastAsia"/>
        </w:rPr>
        <w:t>开发</w:t>
      </w:r>
      <w:r>
        <w:rPr>
          <w:rFonts w:hint="eastAsia"/>
        </w:rPr>
        <w:t>工程</w:t>
      </w:r>
      <w:r>
        <w:t>师</w:t>
      </w:r>
      <w:r w:rsidR="001916E3">
        <w:rPr>
          <w:rFonts w:hint="eastAsia"/>
        </w:rPr>
        <w:t>如何</w:t>
      </w:r>
      <w:r>
        <w:t>基于</w:t>
      </w:r>
      <w:r w:rsidR="001916E3">
        <w:t>ZigBee/</w:t>
      </w:r>
      <w:proofErr w:type="spellStart"/>
      <w:r w:rsidR="001916E3">
        <w:t>SmartRoom</w:t>
      </w:r>
      <w:proofErr w:type="spellEnd"/>
      <w:r>
        <w:rPr>
          <w:rFonts w:hint="eastAsia"/>
        </w:rPr>
        <w:t>封装</w:t>
      </w:r>
      <w:r>
        <w:t>协议</w:t>
      </w:r>
      <w:proofErr w:type="gramStart"/>
      <w:r>
        <w:t>栈</w:t>
      </w:r>
      <w:proofErr w:type="gramEnd"/>
      <w:r>
        <w:t>的</w:t>
      </w:r>
      <w:r>
        <w:rPr>
          <w:rFonts w:hint="eastAsia"/>
        </w:rPr>
        <w:t>软件</w:t>
      </w:r>
      <w:r>
        <w:t>项目。</w:t>
      </w:r>
    </w:p>
    <w:p w:rsidR="001C61E5" w:rsidRDefault="001C61E5" w:rsidP="002F2F5A">
      <w:pPr>
        <w:pStyle w:val="2"/>
      </w:pPr>
      <w:bookmarkStart w:id="15" w:name="_Toc455429197"/>
      <w:r>
        <w:rPr>
          <w:rFonts w:hint="eastAsia"/>
        </w:rPr>
        <w:t>内容</w:t>
      </w:r>
      <w:bookmarkEnd w:id="15"/>
    </w:p>
    <w:p w:rsidR="001C61E5" w:rsidRDefault="00C25D23" w:rsidP="001C61E5">
      <w:pPr>
        <w:ind w:firstLine="480"/>
      </w:pPr>
      <w:r>
        <w:rPr>
          <w:rFonts w:hint="eastAsia"/>
        </w:rPr>
        <w:t>本软件</w:t>
      </w:r>
      <w:r>
        <w:t>开发</w:t>
      </w:r>
      <w:r>
        <w:rPr>
          <w:rFonts w:hint="eastAsia"/>
        </w:rPr>
        <w:t>指南（简称</w:t>
      </w:r>
      <w:r>
        <w:t>指南）</w:t>
      </w:r>
      <w:r w:rsidR="001C61E5">
        <w:rPr>
          <w:rFonts w:hint="eastAsia"/>
        </w:rPr>
        <w:t>包含了协议</w:t>
      </w:r>
      <w:proofErr w:type="gramStart"/>
      <w:r w:rsidR="001C61E5">
        <w:rPr>
          <w:rFonts w:hint="eastAsia"/>
        </w:rPr>
        <w:t>栈</w:t>
      </w:r>
      <w:proofErr w:type="gramEnd"/>
      <w:r w:rsidR="001C61E5">
        <w:rPr>
          <w:rFonts w:hint="eastAsia"/>
        </w:rPr>
        <w:t>工程结构及配置、应用配置选择、工程结构修改、</w:t>
      </w:r>
      <w:r w:rsidR="001C61E5">
        <w:t>API</w:t>
      </w:r>
      <w:r w:rsidR="001C61E5">
        <w:rPr>
          <w:rFonts w:hint="eastAsia"/>
        </w:rPr>
        <w:t>接口说明等等。</w:t>
      </w:r>
    </w:p>
    <w:p w:rsidR="00195358" w:rsidRDefault="00195358" w:rsidP="002F2F5A">
      <w:pPr>
        <w:pStyle w:val="2"/>
      </w:pPr>
      <w:bookmarkStart w:id="16" w:name="_Toc455429198"/>
      <w:r>
        <w:rPr>
          <w:rFonts w:hint="eastAsia"/>
        </w:rPr>
        <w:t>封装协议</w:t>
      </w:r>
      <w:proofErr w:type="gramStart"/>
      <w:r>
        <w:rPr>
          <w:rFonts w:hint="eastAsia"/>
        </w:rPr>
        <w:t>栈</w:t>
      </w:r>
      <w:bookmarkEnd w:id="16"/>
      <w:proofErr w:type="gramEnd"/>
    </w:p>
    <w:p w:rsidR="00195358" w:rsidRDefault="00195358" w:rsidP="00195358">
      <w:pPr>
        <w:pStyle w:val="ae"/>
        <w:ind w:firstLine="448"/>
      </w:pPr>
      <w:r>
        <w:rPr>
          <w:rFonts w:hint="eastAsia"/>
        </w:rPr>
        <w:t>本指南</w:t>
      </w:r>
      <w:r>
        <w:t>主要</w:t>
      </w:r>
      <w:r>
        <w:rPr>
          <w:rFonts w:hint="eastAsia"/>
        </w:rPr>
        <w:t>适用</w:t>
      </w:r>
      <w:r>
        <w:t>于基于</w:t>
      </w:r>
      <w:r>
        <w:rPr>
          <w:rFonts w:hint="eastAsia"/>
        </w:rPr>
        <w:t>Zstack</w:t>
      </w:r>
      <w:r>
        <w:t>-</w:t>
      </w:r>
      <w:r>
        <w:rPr>
          <w:rFonts w:hint="eastAsia"/>
        </w:rPr>
        <w:t>2.6.3</w:t>
      </w:r>
      <w:r>
        <w:t>a</w:t>
      </w:r>
      <w:r>
        <w:rPr>
          <w:rFonts w:hint="eastAsia"/>
        </w:rPr>
        <w:t>协议</w:t>
      </w:r>
      <w:proofErr w:type="gramStart"/>
      <w:r>
        <w:rPr>
          <w:rFonts w:hint="eastAsia"/>
        </w:rPr>
        <w:t>栈</w:t>
      </w:r>
      <w:proofErr w:type="gramEnd"/>
      <w:r>
        <w:rPr>
          <w:rFonts w:hint="eastAsia"/>
        </w:rPr>
        <w:t>的</w:t>
      </w:r>
      <w:r>
        <w:t>ZigBee/</w:t>
      </w:r>
      <w:proofErr w:type="spellStart"/>
      <w:r>
        <w:t>SmartRoom</w:t>
      </w:r>
      <w:proofErr w:type="spellEnd"/>
      <w:r>
        <w:rPr>
          <w:rFonts w:hint="eastAsia"/>
        </w:rPr>
        <w:t>封装</w:t>
      </w:r>
      <w:r>
        <w:t>协议</w:t>
      </w:r>
      <w:proofErr w:type="gramStart"/>
      <w:r>
        <w:t>栈</w:t>
      </w:r>
      <w:proofErr w:type="gramEnd"/>
      <w:r>
        <w:rPr>
          <w:rFonts w:hint="eastAsia"/>
        </w:rPr>
        <w:t>，</w:t>
      </w:r>
      <w:r>
        <w:t>目前可用的版本如下</w:t>
      </w:r>
      <w:r>
        <w:rPr>
          <w:rFonts w:hint="eastAsia"/>
        </w:rPr>
        <w:t>：</w:t>
      </w:r>
    </w:p>
    <w:p w:rsidR="00746A3C" w:rsidRDefault="00D44A1A" w:rsidP="00746A3C">
      <w:pPr>
        <w:pStyle w:val="ae"/>
        <w:ind w:firstLine="448"/>
      </w:pPr>
      <w:r>
        <w:t>SmartRoomGlib-V1.0.xx</w:t>
      </w:r>
    </w:p>
    <w:p w:rsidR="00746A3C" w:rsidRPr="00746A3C" w:rsidRDefault="00D44A1A" w:rsidP="00D44A1A">
      <w:pPr>
        <w:pStyle w:val="ae"/>
        <w:ind w:firstLine="448"/>
      </w:pPr>
      <w:r>
        <w:t>SmartRoomGlib-V1.0.xx</w:t>
      </w:r>
      <w:r w:rsidR="00746A3C">
        <w:t>适用于所有</w:t>
      </w:r>
      <w:r w:rsidR="00746A3C">
        <w:rPr>
          <w:rFonts w:hint="eastAsia"/>
        </w:rPr>
        <w:t>基于</w:t>
      </w:r>
      <w:r w:rsidR="00746A3C">
        <w:t>CC2530</w:t>
      </w:r>
      <w:r w:rsidR="00746A3C">
        <w:rPr>
          <w:rFonts w:hint="eastAsia"/>
        </w:rPr>
        <w:t>应用</w:t>
      </w:r>
      <w:r w:rsidR="00746A3C">
        <w:t>产品开发的软件工程</w:t>
      </w:r>
      <w:r>
        <w:rPr>
          <w:rFonts w:hint="eastAsia"/>
        </w:rPr>
        <w:t>师</w:t>
      </w:r>
      <w:r w:rsidR="00746A3C">
        <w:t>，</w:t>
      </w:r>
      <w:r w:rsidR="00746A3C">
        <w:rPr>
          <w:rFonts w:hint="eastAsia"/>
        </w:rPr>
        <w:t>软件</w:t>
      </w:r>
      <w:r w:rsidR="00746A3C">
        <w:t>开发</w:t>
      </w:r>
      <w:r>
        <w:rPr>
          <w:rFonts w:hint="eastAsia"/>
        </w:rPr>
        <w:t>工程师</w:t>
      </w:r>
      <w:r w:rsidR="00746A3C">
        <w:t>使用</w:t>
      </w:r>
      <w:r>
        <w:t>SmartRoomGlib-V1.0.xx</w:t>
      </w:r>
      <w:r>
        <w:rPr>
          <w:rFonts w:hint="eastAsia"/>
        </w:rPr>
        <w:t>基础</w:t>
      </w:r>
      <w:proofErr w:type="gramStart"/>
      <w:r>
        <w:t>库</w:t>
      </w:r>
      <w:r w:rsidR="00746A3C">
        <w:t>开发</w:t>
      </w:r>
      <w:proofErr w:type="gramEnd"/>
      <w:r>
        <w:rPr>
          <w:rFonts w:hint="eastAsia"/>
        </w:rPr>
        <w:t>项目应用</w:t>
      </w:r>
      <w:r>
        <w:t>软件</w:t>
      </w:r>
      <w:r>
        <w:rPr>
          <w:rFonts w:hint="eastAsia"/>
        </w:rPr>
        <w:t>时</w:t>
      </w:r>
      <w:r>
        <w:t>需要使用</w:t>
      </w:r>
      <w:proofErr w:type="spellStart"/>
      <w:r>
        <w:t>Git</w:t>
      </w:r>
      <w:proofErr w:type="spellEnd"/>
      <w:r>
        <w:rPr>
          <w:rFonts w:hint="eastAsia"/>
        </w:rPr>
        <w:t>软件</w:t>
      </w:r>
      <w:r>
        <w:t>版本控制软件</w:t>
      </w:r>
      <w:r>
        <w:rPr>
          <w:rFonts w:hint="eastAsia"/>
        </w:rPr>
        <w:t>将</w:t>
      </w:r>
      <w:r>
        <w:t>开发的可编译通过的软件提交到</w:t>
      </w:r>
      <w:proofErr w:type="gramStart"/>
      <w:r>
        <w:t>自已</w:t>
      </w:r>
      <w:proofErr w:type="gramEnd"/>
      <w:r>
        <w:t>的本地版本库，</w:t>
      </w:r>
      <w:r>
        <w:rPr>
          <w:rFonts w:hint="eastAsia"/>
        </w:rPr>
        <w:t>待</w:t>
      </w:r>
      <w:r>
        <w:t>一个开发完成</w:t>
      </w:r>
      <w:r>
        <w:rPr>
          <w:rFonts w:hint="eastAsia"/>
        </w:rPr>
        <w:t>或者</w:t>
      </w:r>
      <w:r>
        <w:t>一天</w:t>
      </w:r>
      <w:r>
        <w:rPr>
          <w:rFonts w:hint="eastAsia"/>
        </w:rPr>
        <w:t>的</w:t>
      </w:r>
      <w:r>
        <w:t>开发结束之后将</w:t>
      </w:r>
      <w:r>
        <w:rPr>
          <w:rFonts w:hint="eastAsia"/>
        </w:rPr>
        <w:t>开发</w:t>
      </w:r>
      <w:r>
        <w:t>的结果推送</w:t>
      </w:r>
      <w:r>
        <w:rPr>
          <w:rFonts w:hint="eastAsia"/>
        </w:rPr>
        <w:t>到</w:t>
      </w:r>
      <w:proofErr w:type="spellStart"/>
      <w:r>
        <w:t>git</w:t>
      </w:r>
      <w:proofErr w:type="spellEnd"/>
      <w:r>
        <w:t>服务器中</w:t>
      </w:r>
      <w:r>
        <w:rPr>
          <w:rFonts w:hint="eastAsia"/>
        </w:rPr>
        <w:t>。</w:t>
      </w:r>
    </w:p>
    <w:p w:rsidR="001C61E5" w:rsidRDefault="001C61E5" w:rsidP="002F2F5A">
      <w:pPr>
        <w:pStyle w:val="2"/>
      </w:pPr>
      <w:bookmarkStart w:id="17" w:name="_Toc455429199"/>
      <w:r>
        <w:rPr>
          <w:rFonts w:hint="eastAsia"/>
        </w:rPr>
        <w:t>术语</w:t>
      </w:r>
      <w:r>
        <w:t>和缩略词</w:t>
      </w:r>
      <w:bookmarkEnd w:id="17"/>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2340"/>
        <w:gridCol w:w="5269"/>
      </w:tblGrid>
      <w:tr w:rsidR="00A51325" w:rsidRPr="00656B35" w:rsidTr="00404792">
        <w:tc>
          <w:tcPr>
            <w:tcW w:w="720" w:type="dxa"/>
            <w:tcBorders>
              <w:top w:val="single" w:sz="4" w:space="0" w:color="auto"/>
              <w:left w:val="single" w:sz="4" w:space="0" w:color="auto"/>
              <w:bottom w:val="single" w:sz="4" w:space="0" w:color="auto"/>
              <w:right w:val="single" w:sz="4" w:space="0" w:color="auto"/>
            </w:tcBorders>
            <w:shd w:val="clear" w:color="auto" w:fill="E0E0E0"/>
          </w:tcPr>
          <w:p w:rsidR="00A51325" w:rsidRPr="00656B35" w:rsidRDefault="00A51325" w:rsidP="00404792">
            <w:r w:rsidRPr="00656B35">
              <w:rPr>
                <w:rFonts w:hint="eastAsia"/>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rsidR="00A51325" w:rsidRPr="00656B35" w:rsidRDefault="00A51325" w:rsidP="00404792">
            <w:r w:rsidRPr="00656B35">
              <w:rPr>
                <w:rFonts w:hint="eastAsia"/>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tcPr>
          <w:p w:rsidR="00A51325" w:rsidRPr="00656B35" w:rsidRDefault="00A51325" w:rsidP="00404792">
            <w:r w:rsidRPr="00656B35">
              <w:rPr>
                <w:rFonts w:hint="eastAsia"/>
              </w:rPr>
              <w:t>说明性定义</w:t>
            </w:r>
          </w:p>
        </w:tc>
      </w:tr>
      <w:tr w:rsidR="00A51325" w:rsidRPr="00656B35" w:rsidTr="00404792">
        <w:tc>
          <w:tcPr>
            <w:tcW w:w="720" w:type="dxa"/>
            <w:tcBorders>
              <w:top w:val="single" w:sz="4" w:space="0" w:color="auto"/>
              <w:left w:val="single" w:sz="4" w:space="0" w:color="auto"/>
              <w:bottom w:val="single" w:sz="4" w:space="0" w:color="auto"/>
              <w:right w:val="single" w:sz="4" w:space="0" w:color="auto"/>
            </w:tcBorders>
            <w:vAlign w:val="center"/>
          </w:tcPr>
          <w:p w:rsidR="00A51325" w:rsidRPr="00656B35" w:rsidRDefault="00A51325" w:rsidP="00404792">
            <w:r w:rsidRPr="00656B35">
              <w:rPr>
                <w:rFonts w:hint="eastAsia"/>
              </w:rPr>
              <w:t>1</w:t>
            </w:r>
          </w:p>
        </w:tc>
        <w:tc>
          <w:tcPr>
            <w:tcW w:w="2340" w:type="dxa"/>
            <w:tcBorders>
              <w:top w:val="single" w:sz="4" w:space="0" w:color="auto"/>
              <w:left w:val="single" w:sz="4" w:space="0" w:color="auto"/>
              <w:bottom w:val="single" w:sz="4" w:space="0" w:color="auto"/>
              <w:right w:val="single" w:sz="4" w:space="0" w:color="auto"/>
            </w:tcBorders>
            <w:vAlign w:val="center"/>
          </w:tcPr>
          <w:p w:rsidR="00A51325" w:rsidRPr="00656B35" w:rsidRDefault="00A51325" w:rsidP="00404792"/>
        </w:tc>
        <w:tc>
          <w:tcPr>
            <w:tcW w:w="5269" w:type="dxa"/>
            <w:tcBorders>
              <w:top w:val="single" w:sz="4" w:space="0" w:color="auto"/>
              <w:left w:val="single" w:sz="4" w:space="0" w:color="auto"/>
              <w:bottom w:val="single" w:sz="4" w:space="0" w:color="auto"/>
              <w:right w:val="single" w:sz="4" w:space="0" w:color="auto"/>
            </w:tcBorders>
            <w:vAlign w:val="center"/>
          </w:tcPr>
          <w:p w:rsidR="00A51325" w:rsidRPr="00656B35" w:rsidRDefault="00A51325" w:rsidP="00404792"/>
        </w:tc>
      </w:tr>
      <w:tr w:rsidR="00A51325" w:rsidRPr="00656B35" w:rsidTr="00404792">
        <w:tc>
          <w:tcPr>
            <w:tcW w:w="720" w:type="dxa"/>
            <w:tcBorders>
              <w:top w:val="single" w:sz="4" w:space="0" w:color="auto"/>
              <w:left w:val="single" w:sz="4" w:space="0" w:color="auto"/>
              <w:bottom w:val="single" w:sz="4" w:space="0" w:color="auto"/>
              <w:right w:val="single" w:sz="4" w:space="0" w:color="auto"/>
            </w:tcBorders>
            <w:vAlign w:val="center"/>
          </w:tcPr>
          <w:p w:rsidR="00A51325" w:rsidRPr="00656B35" w:rsidRDefault="00A51325" w:rsidP="00404792">
            <w:r w:rsidRPr="00656B35">
              <w:rPr>
                <w:rFonts w:hint="eastAsia"/>
              </w:rPr>
              <w:t>2</w:t>
            </w:r>
          </w:p>
        </w:tc>
        <w:tc>
          <w:tcPr>
            <w:tcW w:w="2340" w:type="dxa"/>
            <w:tcBorders>
              <w:top w:val="single" w:sz="4" w:space="0" w:color="auto"/>
              <w:left w:val="single" w:sz="4" w:space="0" w:color="auto"/>
              <w:bottom w:val="single" w:sz="4" w:space="0" w:color="auto"/>
              <w:right w:val="single" w:sz="4" w:space="0" w:color="auto"/>
            </w:tcBorders>
            <w:vAlign w:val="center"/>
          </w:tcPr>
          <w:p w:rsidR="00A51325" w:rsidRPr="00656B35" w:rsidRDefault="00A51325" w:rsidP="00404792"/>
        </w:tc>
        <w:tc>
          <w:tcPr>
            <w:tcW w:w="5269" w:type="dxa"/>
            <w:tcBorders>
              <w:top w:val="single" w:sz="4" w:space="0" w:color="auto"/>
              <w:left w:val="single" w:sz="4" w:space="0" w:color="auto"/>
              <w:bottom w:val="single" w:sz="4" w:space="0" w:color="auto"/>
              <w:right w:val="single" w:sz="4" w:space="0" w:color="auto"/>
            </w:tcBorders>
            <w:vAlign w:val="center"/>
          </w:tcPr>
          <w:p w:rsidR="00A51325" w:rsidRPr="00656B35" w:rsidRDefault="00A51325" w:rsidP="00404792"/>
        </w:tc>
      </w:tr>
      <w:tr w:rsidR="00A51325" w:rsidRPr="00656B35" w:rsidTr="00404792">
        <w:tc>
          <w:tcPr>
            <w:tcW w:w="720" w:type="dxa"/>
            <w:tcBorders>
              <w:top w:val="single" w:sz="4" w:space="0" w:color="auto"/>
              <w:left w:val="single" w:sz="4" w:space="0" w:color="auto"/>
              <w:bottom w:val="single" w:sz="4" w:space="0" w:color="auto"/>
              <w:right w:val="single" w:sz="4" w:space="0" w:color="auto"/>
            </w:tcBorders>
          </w:tcPr>
          <w:p w:rsidR="00A51325" w:rsidRPr="00656B35" w:rsidRDefault="00A51325" w:rsidP="00404792">
            <w:r w:rsidRPr="00656B35">
              <w:rPr>
                <w:rFonts w:hint="eastAsia"/>
              </w:rPr>
              <w:t>3</w:t>
            </w:r>
          </w:p>
        </w:tc>
        <w:tc>
          <w:tcPr>
            <w:tcW w:w="2340" w:type="dxa"/>
            <w:tcBorders>
              <w:top w:val="single" w:sz="4" w:space="0" w:color="auto"/>
              <w:left w:val="single" w:sz="4" w:space="0" w:color="auto"/>
              <w:bottom w:val="single" w:sz="4" w:space="0" w:color="auto"/>
              <w:right w:val="single" w:sz="4" w:space="0" w:color="auto"/>
            </w:tcBorders>
          </w:tcPr>
          <w:p w:rsidR="00A51325" w:rsidRPr="00656B35" w:rsidRDefault="00A51325" w:rsidP="00404792"/>
        </w:tc>
        <w:tc>
          <w:tcPr>
            <w:tcW w:w="5269" w:type="dxa"/>
            <w:tcBorders>
              <w:top w:val="single" w:sz="4" w:space="0" w:color="auto"/>
              <w:left w:val="single" w:sz="4" w:space="0" w:color="auto"/>
              <w:bottom w:val="single" w:sz="4" w:space="0" w:color="auto"/>
              <w:right w:val="single" w:sz="4" w:space="0" w:color="auto"/>
            </w:tcBorders>
          </w:tcPr>
          <w:p w:rsidR="00A51325" w:rsidRPr="002C54C9" w:rsidRDefault="00A51325" w:rsidP="00404792"/>
        </w:tc>
      </w:tr>
    </w:tbl>
    <w:p w:rsidR="00C94DB9" w:rsidRDefault="00C94DB9" w:rsidP="00C94DB9"/>
    <w:p w:rsidR="00C94DB9" w:rsidRDefault="00C94DB9" w:rsidP="0053395E">
      <w:pPr>
        <w:pStyle w:val="1"/>
        <w:spacing w:before="175" w:after="175"/>
        <w:sectPr w:rsidR="00C94DB9" w:rsidSect="00297E58">
          <w:pgSz w:w="11906" w:h="16838" w:code="9"/>
          <w:pgMar w:top="1418" w:right="1701" w:bottom="1418" w:left="1701" w:header="851" w:footer="851" w:gutter="0"/>
          <w:cols w:space="425"/>
          <w:docGrid w:type="linesAndChars" w:linePitch="350" w:charSpace="2824"/>
        </w:sectPr>
      </w:pPr>
      <w:bookmarkStart w:id="18" w:name="_Toc434829192"/>
      <w:bookmarkStart w:id="19" w:name="_Toc428780492"/>
      <w:bookmarkStart w:id="20" w:name="_Toc428630837"/>
    </w:p>
    <w:p w:rsidR="0046213F" w:rsidRDefault="0046213F" w:rsidP="0053395E">
      <w:pPr>
        <w:pStyle w:val="1"/>
        <w:spacing w:before="175" w:after="175"/>
      </w:pPr>
      <w:bookmarkStart w:id="21" w:name="_Toc455429200"/>
      <w:r>
        <w:rPr>
          <w:rFonts w:hint="eastAsia"/>
        </w:rPr>
        <w:lastRenderedPageBreak/>
        <w:t>工程结构</w:t>
      </w:r>
      <w:bookmarkEnd w:id="18"/>
      <w:bookmarkEnd w:id="19"/>
      <w:bookmarkEnd w:id="20"/>
      <w:bookmarkEnd w:id="21"/>
    </w:p>
    <w:p w:rsidR="0046213F" w:rsidRPr="0063004F" w:rsidRDefault="00066C79" w:rsidP="0063004F">
      <w:pPr>
        <w:pStyle w:val="ae"/>
        <w:ind w:firstLine="448"/>
      </w:pPr>
      <w:r w:rsidRPr="0063004F">
        <w:rPr>
          <w:rFonts w:hint="eastAsia"/>
        </w:rPr>
        <w:t>ZigBee/</w:t>
      </w:r>
      <w:proofErr w:type="spellStart"/>
      <w:r w:rsidRPr="0063004F">
        <w:rPr>
          <w:rFonts w:hint="eastAsia"/>
        </w:rPr>
        <w:t>SmartRoom</w:t>
      </w:r>
      <w:proofErr w:type="spellEnd"/>
      <w:r w:rsidR="0046213F" w:rsidRPr="0063004F">
        <w:rPr>
          <w:rFonts w:hint="eastAsia"/>
        </w:rPr>
        <w:t>封装协议</w:t>
      </w:r>
      <w:proofErr w:type="gramStart"/>
      <w:r w:rsidR="0046213F" w:rsidRPr="0063004F">
        <w:rPr>
          <w:rFonts w:hint="eastAsia"/>
        </w:rPr>
        <w:t>栈</w:t>
      </w:r>
      <w:proofErr w:type="gramEnd"/>
      <w:r w:rsidR="0046213F" w:rsidRPr="0063004F">
        <w:rPr>
          <w:rFonts w:hint="eastAsia"/>
        </w:rPr>
        <w:t>的工程结构框架分为两类，一类是一个</w:t>
      </w:r>
      <w:r w:rsidR="0046213F" w:rsidRPr="0063004F">
        <w:t>Workspace</w:t>
      </w:r>
      <w:r w:rsidR="0046213F" w:rsidRPr="0063004F">
        <w:rPr>
          <w:rFonts w:hint="eastAsia"/>
        </w:rPr>
        <w:t>对应一个</w:t>
      </w:r>
      <w:r w:rsidR="0046213F" w:rsidRPr="0063004F">
        <w:t>Project</w:t>
      </w:r>
      <w:r w:rsidR="0046213F" w:rsidRPr="0063004F">
        <w:rPr>
          <w:rFonts w:hint="eastAsia"/>
        </w:rPr>
        <w:t>的结构框架，这种结构适用于单个产品项目；另一类是是一个</w:t>
      </w:r>
      <w:r w:rsidR="0046213F" w:rsidRPr="0063004F">
        <w:t>Workspace</w:t>
      </w:r>
      <w:r w:rsidR="0046213F" w:rsidRPr="0063004F">
        <w:rPr>
          <w:rFonts w:hint="eastAsia"/>
        </w:rPr>
        <w:t>对应多个</w:t>
      </w:r>
      <w:r w:rsidR="0046213F" w:rsidRPr="0063004F">
        <w:t>Project</w:t>
      </w:r>
      <w:r w:rsidR="0046213F" w:rsidRPr="0063004F">
        <w:rPr>
          <w:rFonts w:hint="eastAsia"/>
        </w:rPr>
        <w:t>的结构框架，适用于同类产品</w:t>
      </w:r>
      <w:proofErr w:type="gramStart"/>
      <w:r w:rsidR="0046213F" w:rsidRPr="0063004F">
        <w:rPr>
          <w:rFonts w:hint="eastAsia"/>
        </w:rPr>
        <w:t>不</w:t>
      </w:r>
      <w:proofErr w:type="gramEnd"/>
      <w:r w:rsidR="0046213F" w:rsidRPr="0063004F">
        <w:rPr>
          <w:rFonts w:hint="eastAsia"/>
        </w:rPr>
        <w:t>配置的项目</w:t>
      </w:r>
      <w:r w:rsidR="0063004F" w:rsidRPr="0063004F">
        <w:rPr>
          <w:rFonts w:hint="eastAsia"/>
        </w:rPr>
        <w:t>或者</w:t>
      </w:r>
      <w:r w:rsidR="0063004F" w:rsidRPr="0063004F">
        <w:t>同一产品不同功能</w:t>
      </w:r>
      <w:r w:rsidR="0063004F" w:rsidRPr="0063004F">
        <w:rPr>
          <w:rFonts w:hint="eastAsia"/>
        </w:rPr>
        <w:t>的</w:t>
      </w:r>
      <w:r w:rsidR="0063004F" w:rsidRPr="0063004F">
        <w:t>项目</w:t>
      </w:r>
      <w:r w:rsidR="0046213F" w:rsidRPr="0063004F">
        <w:rPr>
          <w:rFonts w:hint="eastAsia"/>
        </w:rPr>
        <w:t>。</w:t>
      </w:r>
    </w:p>
    <w:p w:rsidR="0046213F" w:rsidRDefault="0046213F" w:rsidP="002F2F5A">
      <w:pPr>
        <w:pStyle w:val="2"/>
      </w:pPr>
      <w:bookmarkStart w:id="22" w:name="_Toc434829193"/>
      <w:bookmarkStart w:id="23" w:name="_Toc428780493"/>
      <w:bookmarkStart w:id="24" w:name="_Toc428630838"/>
      <w:bookmarkStart w:id="25" w:name="_Toc455429201"/>
      <w:bookmarkStart w:id="26" w:name="_Toc428780494"/>
      <w:bookmarkStart w:id="27" w:name="_Toc428630839"/>
      <w:r>
        <w:rPr>
          <w:rFonts w:hint="eastAsia"/>
        </w:rPr>
        <w:t>一对一的工程结构</w:t>
      </w:r>
      <w:bookmarkEnd w:id="22"/>
      <w:bookmarkEnd w:id="23"/>
      <w:bookmarkEnd w:id="24"/>
      <w:bookmarkEnd w:id="25"/>
    </w:p>
    <w:p w:rsidR="0046213F" w:rsidRDefault="0046213F" w:rsidP="00E378E9">
      <w:pPr>
        <w:pStyle w:val="ae"/>
        <w:ind w:firstLine="448"/>
      </w:pPr>
      <w:r>
        <w:rPr>
          <w:rFonts w:hint="eastAsia"/>
        </w:rPr>
        <w:t>如下图</w:t>
      </w:r>
      <w:r w:rsidR="00E378E9">
        <w:t>2</w:t>
      </w:r>
      <w:r>
        <w:t>-1</w:t>
      </w:r>
      <w:r>
        <w:rPr>
          <w:rFonts w:hint="eastAsia"/>
        </w:rPr>
        <w:t>所示的红外入侵探测器的示例工程结构框架，一个</w:t>
      </w:r>
      <w:r w:rsidR="00E378E9">
        <w:rPr>
          <w:rFonts w:hint="eastAsia"/>
        </w:rPr>
        <w:t>红外</w:t>
      </w:r>
      <w:r w:rsidR="00E378E9">
        <w:t>入侵</w:t>
      </w:r>
      <w:r w:rsidR="00B55711">
        <w:rPr>
          <w:rFonts w:hint="eastAsia"/>
        </w:rPr>
        <w:t>探测器</w:t>
      </w:r>
      <w:r w:rsidR="00B55711">
        <w:t>的</w:t>
      </w:r>
      <w:r>
        <w:t>Workspace</w:t>
      </w:r>
      <w:r w:rsidR="00B55711">
        <w:rPr>
          <w:rFonts w:hint="eastAsia"/>
        </w:rPr>
        <w:t>(</w:t>
      </w:r>
      <w:proofErr w:type="spellStart"/>
      <w:r w:rsidR="00B55711" w:rsidRPr="00B55711">
        <w:t>InfraredIntrusionDetector.eww</w:t>
      </w:r>
      <w:proofErr w:type="spellEnd"/>
      <w:r w:rsidR="00B55711">
        <w:t>)</w:t>
      </w:r>
      <w:r>
        <w:rPr>
          <w:rFonts w:hint="eastAsia"/>
        </w:rPr>
        <w:t>中仅仅包含一个产品</w:t>
      </w:r>
      <w:r>
        <w:t>Project</w:t>
      </w:r>
      <w:r w:rsidR="00B55711">
        <w:rPr>
          <w:rFonts w:hint="eastAsia"/>
        </w:rPr>
        <w:t>，</w:t>
      </w:r>
      <w:r w:rsidR="00B55711">
        <w:t>对应大</w:t>
      </w:r>
      <w:r w:rsidR="00B55711">
        <w:t>Project</w:t>
      </w:r>
      <w:r w:rsidR="00B55711">
        <w:t>文件为</w:t>
      </w:r>
      <w:proofErr w:type="spellStart"/>
      <w:r w:rsidR="00B55711" w:rsidRPr="00B55711">
        <w:t>InfraredIntrusionDetector.ewp</w:t>
      </w:r>
      <w:proofErr w:type="spellEnd"/>
      <w:r>
        <w:rPr>
          <w:rFonts w:hint="eastAsia"/>
        </w:rPr>
        <w:t>。</w:t>
      </w:r>
    </w:p>
    <w:p w:rsidR="0046213F" w:rsidRDefault="0046213F" w:rsidP="00DB61AC">
      <w:pPr>
        <w:jc w:val="center"/>
        <w:rPr>
          <w:noProof/>
        </w:rPr>
      </w:pPr>
      <w:r>
        <w:rPr>
          <w:noProof/>
        </w:rPr>
        <w:drawing>
          <wp:inline distT="0" distB="0" distL="0" distR="0" wp14:anchorId="20ABFA06" wp14:editId="00A36DC2">
            <wp:extent cx="5276850" cy="35560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556000"/>
                    </a:xfrm>
                    <a:prstGeom prst="rect">
                      <a:avLst/>
                    </a:prstGeom>
                    <a:noFill/>
                    <a:ln>
                      <a:noFill/>
                    </a:ln>
                  </pic:spPr>
                </pic:pic>
              </a:graphicData>
            </a:graphic>
          </wp:inline>
        </w:drawing>
      </w:r>
    </w:p>
    <w:p w:rsidR="0046213F" w:rsidRPr="00DF5E23" w:rsidRDefault="0046213F" w:rsidP="00DF5E23">
      <w:pPr>
        <w:pStyle w:val="af9"/>
      </w:pPr>
      <w:r w:rsidRPr="00DF5E23">
        <w:rPr>
          <w:rFonts w:hint="eastAsia"/>
        </w:rPr>
        <w:t>图</w:t>
      </w:r>
      <w:r w:rsidR="007E5CCC" w:rsidRPr="00DF5E23">
        <w:t>2</w:t>
      </w:r>
      <w:r w:rsidRPr="00DF5E23">
        <w:t>-1</w:t>
      </w:r>
      <w:r w:rsidR="007124EA">
        <w:t xml:space="preserve"> </w:t>
      </w:r>
      <w:r w:rsidR="00743F13" w:rsidRPr="00DF5E23">
        <w:rPr>
          <w:rFonts w:hint="eastAsia"/>
        </w:rPr>
        <w:t>一对一的工程结构</w:t>
      </w:r>
    </w:p>
    <w:p w:rsidR="0046213F" w:rsidRDefault="0046213F" w:rsidP="002F2F5A">
      <w:pPr>
        <w:pStyle w:val="2"/>
      </w:pPr>
      <w:bookmarkStart w:id="28" w:name="_Toc434829194"/>
      <w:bookmarkStart w:id="29" w:name="_Toc455429202"/>
      <w:r w:rsidRPr="0053395E">
        <w:rPr>
          <w:rFonts w:hint="eastAsia"/>
        </w:rPr>
        <w:t>一对多的工程结构</w:t>
      </w:r>
      <w:bookmarkEnd w:id="26"/>
      <w:bookmarkEnd w:id="27"/>
      <w:bookmarkEnd w:id="28"/>
      <w:bookmarkEnd w:id="29"/>
    </w:p>
    <w:p w:rsidR="00135C4B" w:rsidRPr="00135C4B" w:rsidRDefault="00135C4B" w:rsidP="00135C4B">
      <w:pPr>
        <w:pStyle w:val="3"/>
      </w:pPr>
      <w:bookmarkStart w:id="30" w:name="_Toc455429203"/>
      <w:r>
        <w:rPr>
          <w:rFonts w:hint="eastAsia"/>
        </w:rPr>
        <w:t>同一类产品不同</w:t>
      </w:r>
      <w:r>
        <w:t>配置的工程</w:t>
      </w:r>
      <w:bookmarkEnd w:id="30"/>
    </w:p>
    <w:p w:rsidR="0046213F" w:rsidRDefault="0046213F" w:rsidP="0046213F">
      <w:pPr>
        <w:ind w:firstLine="480"/>
      </w:pPr>
      <w:r>
        <w:rPr>
          <w:rFonts w:hint="eastAsia"/>
        </w:rPr>
        <w:t>一对多的工程</w:t>
      </w:r>
      <w:r w:rsidR="007E5CCC">
        <w:rPr>
          <w:rFonts w:hint="eastAsia"/>
        </w:rPr>
        <w:t>结构</w:t>
      </w:r>
      <w:r>
        <w:rPr>
          <w:rFonts w:hint="eastAsia"/>
        </w:rPr>
        <w:t>这里我们以如下图</w:t>
      </w:r>
      <w:r w:rsidR="00914FEA">
        <w:t>2</w:t>
      </w:r>
      <w:r>
        <w:t>-</w:t>
      </w:r>
      <w:r w:rsidR="00914FEA">
        <w:t>2</w:t>
      </w:r>
      <w:r>
        <w:rPr>
          <w:rFonts w:hint="eastAsia"/>
        </w:rPr>
        <w:t>所示的零火线开关</w:t>
      </w:r>
      <w:r>
        <w:t>1</w:t>
      </w:r>
      <w:r>
        <w:rPr>
          <w:rFonts w:hint="eastAsia"/>
        </w:rPr>
        <w:t>键、</w:t>
      </w:r>
      <w:r>
        <w:t>2</w:t>
      </w:r>
      <w:r>
        <w:rPr>
          <w:rFonts w:hint="eastAsia"/>
        </w:rPr>
        <w:t>键、</w:t>
      </w:r>
      <w:r>
        <w:t>3</w:t>
      </w:r>
      <w:r w:rsidR="008D3834">
        <w:rPr>
          <w:rFonts w:hint="eastAsia"/>
        </w:rPr>
        <w:t>键的产品工程结构</w:t>
      </w:r>
      <w:r>
        <w:rPr>
          <w:rFonts w:hint="eastAsia"/>
        </w:rPr>
        <w:t>作为</w:t>
      </w:r>
      <w:r w:rsidR="008D3834">
        <w:rPr>
          <w:rFonts w:hint="eastAsia"/>
        </w:rPr>
        <w:t>示例</w:t>
      </w:r>
      <w:r w:rsidR="008D3834">
        <w:t>来</w:t>
      </w:r>
      <w:r>
        <w:rPr>
          <w:rFonts w:hint="eastAsia"/>
        </w:rPr>
        <w:t>说明，</w:t>
      </w:r>
      <w:r>
        <w:t>ZeroFirewireSwitch03M</w:t>
      </w:r>
      <w:r w:rsidR="003F5580">
        <w:rPr>
          <w:rFonts w:hint="eastAsia"/>
        </w:rPr>
        <w:t>.eww</w:t>
      </w:r>
      <w:r>
        <w:rPr>
          <w:rFonts w:hint="eastAsia"/>
        </w:rPr>
        <w:t>的工作空间中包含</w:t>
      </w:r>
      <w:r>
        <w:t>N1Key</w:t>
      </w:r>
      <w:r>
        <w:rPr>
          <w:rFonts w:hint="eastAsia"/>
        </w:rPr>
        <w:t>、</w:t>
      </w:r>
      <w:r>
        <w:t>N2key</w:t>
      </w:r>
      <w:r>
        <w:rPr>
          <w:rFonts w:hint="eastAsia"/>
        </w:rPr>
        <w:t>、</w:t>
      </w:r>
      <w:r>
        <w:t>N3key</w:t>
      </w:r>
      <w:r>
        <w:rPr>
          <w:rFonts w:hint="eastAsia"/>
        </w:rPr>
        <w:t>三个</w:t>
      </w:r>
      <w:r>
        <w:t>Project</w:t>
      </w:r>
      <w:r>
        <w:rPr>
          <w:rFonts w:hint="eastAsia"/>
        </w:rPr>
        <w:t>分别</w:t>
      </w:r>
      <w:r w:rsidR="003F5580">
        <w:rPr>
          <w:rFonts w:hint="eastAsia"/>
        </w:rPr>
        <w:t>是</w:t>
      </w:r>
      <w:r>
        <w:rPr>
          <w:rFonts w:hint="eastAsia"/>
        </w:rPr>
        <w:t>零火</w:t>
      </w:r>
      <w:r w:rsidR="002D6DA5">
        <w:rPr>
          <w:rFonts w:hint="eastAsia"/>
        </w:rPr>
        <w:t>线</w:t>
      </w:r>
      <w:r>
        <w:t>1</w:t>
      </w:r>
      <w:r>
        <w:rPr>
          <w:rFonts w:hint="eastAsia"/>
        </w:rPr>
        <w:t>键、</w:t>
      </w:r>
      <w:r>
        <w:t>2</w:t>
      </w:r>
      <w:r>
        <w:rPr>
          <w:rFonts w:hint="eastAsia"/>
        </w:rPr>
        <w:t>键、</w:t>
      </w:r>
      <w:r>
        <w:t>3</w:t>
      </w:r>
      <w:r>
        <w:rPr>
          <w:rFonts w:hint="eastAsia"/>
        </w:rPr>
        <w:t>键的</w:t>
      </w:r>
      <w:r w:rsidR="003F5580">
        <w:rPr>
          <w:rFonts w:hint="eastAsia"/>
        </w:rPr>
        <w:t>Project</w:t>
      </w:r>
      <w:r w:rsidR="004C3BE9">
        <w:rPr>
          <w:rFonts w:hint="eastAsia"/>
        </w:rPr>
        <w:t>，采用此种</w:t>
      </w:r>
      <w:r>
        <w:rPr>
          <w:rFonts w:hint="eastAsia"/>
        </w:rPr>
        <w:t>结构的优</w:t>
      </w:r>
      <w:r>
        <w:rPr>
          <w:rFonts w:hint="eastAsia"/>
        </w:rPr>
        <w:lastRenderedPageBreak/>
        <w:t>势是在同一类产品的不同应用配置是可以统一开发和管理</w:t>
      </w:r>
      <w:r w:rsidR="008E7242">
        <w:rPr>
          <w:rFonts w:hint="eastAsia"/>
        </w:rPr>
        <w:t>，可以</w:t>
      </w:r>
      <w:r w:rsidR="008E7242">
        <w:t>使用同一套软件源码，只需要通过不同的宏定义选择是否编译某一段源码</w:t>
      </w:r>
      <w:r>
        <w:rPr>
          <w:rFonts w:hint="eastAsia"/>
        </w:rPr>
        <w:t>。</w:t>
      </w:r>
    </w:p>
    <w:p w:rsidR="0046213F" w:rsidRDefault="0046213F" w:rsidP="00DB61AC">
      <w:pPr>
        <w:jc w:val="center"/>
        <w:rPr>
          <w:noProof/>
        </w:rPr>
      </w:pPr>
      <w:r>
        <w:rPr>
          <w:noProof/>
        </w:rPr>
        <w:drawing>
          <wp:inline distT="0" distB="0" distL="0" distR="0" wp14:anchorId="18B65A16" wp14:editId="26AAB0B9">
            <wp:extent cx="5276850" cy="31178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117850"/>
                    </a:xfrm>
                    <a:prstGeom prst="rect">
                      <a:avLst/>
                    </a:prstGeom>
                    <a:noFill/>
                    <a:ln>
                      <a:noFill/>
                    </a:ln>
                  </pic:spPr>
                </pic:pic>
              </a:graphicData>
            </a:graphic>
          </wp:inline>
        </w:drawing>
      </w:r>
    </w:p>
    <w:p w:rsidR="0046213F" w:rsidRPr="00DF5E23" w:rsidRDefault="0046213F" w:rsidP="00DF5E23">
      <w:pPr>
        <w:pStyle w:val="af9"/>
      </w:pPr>
      <w:r w:rsidRPr="00DF5E23">
        <w:rPr>
          <w:rFonts w:hint="eastAsia"/>
        </w:rPr>
        <w:t>图</w:t>
      </w:r>
      <w:r w:rsidR="00DF5E23" w:rsidRPr="00DF5E23">
        <w:t>2</w:t>
      </w:r>
      <w:r w:rsidRPr="00DF5E23">
        <w:t>-</w:t>
      </w:r>
      <w:r w:rsidR="00DF5E23" w:rsidRPr="00DF5E23">
        <w:t>2</w:t>
      </w:r>
      <w:r w:rsidR="007124EA">
        <w:t xml:space="preserve"> </w:t>
      </w:r>
      <w:r w:rsidR="008E7242" w:rsidRPr="00DF5E23">
        <w:rPr>
          <w:rFonts w:hint="eastAsia"/>
        </w:rPr>
        <w:t>一对多的工程结构</w:t>
      </w:r>
    </w:p>
    <w:p w:rsidR="0046213F" w:rsidRDefault="008E7242" w:rsidP="0046213F">
      <w:pPr>
        <w:ind w:firstLine="480"/>
      </w:pPr>
      <w:r>
        <w:rPr>
          <w:rFonts w:hint="eastAsia"/>
        </w:rPr>
        <w:t>在一对多的工程结构</w:t>
      </w:r>
      <w:r w:rsidR="0046213F">
        <w:rPr>
          <w:rFonts w:hint="eastAsia"/>
        </w:rPr>
        <w:t>下开发者选中一个</w:t>
      </w:r>
      <w:r w:rsidR="0046213F">
        <w:t>Project</w:t>
      </w:r>
      <w:r w:rsidR="0046213F">
        <w:rPr>
          <w:rFonts w:hint="eastAsia"/>
        </w:rPr>
        <w:t>的</w:t>
      </w:r>
      <w:r w:rsidR="0046213F">
        <w:t>Tag</w:t>
      </w:r>
      <w:r w:rsidR="0046213F">
        <w:rPr>
          <w:rFonts w:hint="eastAsia"/>
        </w:rPr>
        <w:t>时即可切换到相应的</w:t>
      </w:r>
      <w:r w:rsidR="0046213F">
        <w:t>Project</w:t>
      </w:r>
      <w:r w:rsidR="0046213F">
        <w:rPr>
          <w:rFonts w:hint="eastAsia"/>
        </w:rPr>
        <w:t>，然后用户即可根据实际的情况编写调试应用程序，如下图</w:t>
      </w:r>
      <w:r w:rsidR="00DF5E23">
        <w:t>2</w:t>
      </w:r>
      <w:r w:rsidR="0046213F">
        <w:t>-</w:t>
      </w:r>
      <w:r w:rsidR="00DF5E23">
        <w:t>3</w:t>
      </w:r>
      <w:r w:rsidR="0046213F">
        <w:rPr>
          <w:rFonts w:hint="eastAsia"/>
        </w:rPr>
        <w:t>所示。</w:t>
      </w:r>
    </w:p>
    <w:p w:rsidR="0046213F" w:rsidRDefault="0046213F" w:rsidP="00DB61AC">
      <w:pPr>
        <w:jc w:val="center"/>
        <w:rPr>
          <w:noProof/>
        </w:rPr>
      </w:pPr>
      <w:r>
        <w:rPr>
          <w:noProof/>
        </w:rPr>
        <w:drawing>
          <wp:inline distT="0" distB="0" distL="0" distR="0" wp14:anchorId="7D4A670F" wp14:editId="2A609556">
            <wp:extent cx="5276850" cy="3536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536950"/>
                    </a:xfrm>
                    <a:prstGeom prst="rect">
                      <a:avLst/>
                    </a:prstGeom>
                    <a:noFill/>
                    <a:ln>
                      <a:noFill/>
                    </a:ln>
                  </pic:spPr>
                </pic:pic>
              </a:graphicData>
            </a:graphic>
          </wp:inline>
        </w:drawing>
      </w:r>
    </w:p>
    <w:p w:rsidR="00137F8F" w:rsidRDefault="0046213F" w:rsidP="00DB61AC">
      <w:pPr>
        <w:pStyle w:val="af9"/>
        <w:rPr>
          <w:noProof/>
        </w:rPr>
      </w:pPr>
      <w:r>
        <w:rPr>
          <w:rFonts w:hint="eastAsia"/>
          <w:noProof/>
        </w:rPr>
        <w:t>图</w:t>
      </w:r>
      <w:r w:rsidR="00DF5E23">
        <w:rPr>
          <w:noProof/>
        </w:rPr>
        <w:t>2</w:t>
      </w:r>
      <w:r>
        <w:rPr>
          <w:noProof/>
        </w:rPr>
        <w:t xml:space="preserve">-3 </w:t>
      </w:r>
      <w:r w:rsidR="008E7242">
        <w:rPr>
          <w:rFonts w:hint="eastAsia"/>
          <w:noProof/>
        </w:rPr>
        <w:t>一对多工程结构</w:t>
      </w:r>
      <w:r>
        <w:rPr>
          <w:rFonts w:hint="eastAsia"/>
          <w:noProof/>
        </w:rPr>
        <w:t>下选中一个</w:t>
      </w:r>
      <w:r>
        <w:rPr>
          <w:noProof/>
        </w:rPr>
        <w:t>Project</w:t>
      </w:r>
    </w:p>
    <w:p w:rsidR="00DF7449" w:rsidRPr="00135C4B" w:rsidRDefault="00DF7449" w:rsidP="00DF7449">
      <w:pPr>
        <w:pStyle w:val="3"/>
      </w:pPr>
      <w:bookmarkStart w:id="31" w:name="_Toc455429204"/>
      <w:r>
        <w:rPr>
          <w:rFonts w:hint="eastAsia"/>
        </w:rPr>
        <w:lastRenderedPageBreak/>
        <w:t>同一产品不同功能</w:t>
      </w:r>
      <w:r>
        <w:t>的工程</w:t>
      </w:r>
      <w:r w:rsidR="007124EA">
        <w:rPr>
          <w:rFonts w:hint="eastAsia"/>
        </w:rPr>
        <w:t>结构</w:t>
      </w:r>
      <w:bookmarkEnd w:id="31"/>
    </w:p>
    <w:p w:rsidR="00DF7449" w:rsidRDefault="007124EA" w:rsidP="007124EA">
      <w:pPr>
        <w:pStyle w:val="ae"/>
        <w:ind w:firstLine="448"/>
      </w:pPr>
      <w:r>
        <w:rPr>
          <w:rFonts w:hint="eastAsia"/>
        </w:rPr>
        <w:t>同一</w:t>
      </w:r>
      <w:r>
        <w:t>产品不同功能</w:t>
      </w:r>
      <w:r>
        <w:rPr>
          <w:rFonts w:hint="eastAsia"/>
        </w:rPr>
        <w:t>也可</w:t>
      </w:r>
      <w:r>
        <w:t>采用</w:t>
      </w:r>
      <w:r>
        <w:rPr>
          <w:rFonts w:hint="eastAsia"/>
        </w:rPr>
        <w:t>一对</w:t>
      </w:r>
      <w:r>
        <w:t>多的</w:t>
      </w:r>
      <w:r>
        <w:rPr>
          <w:rFonts w:hint="eastAsia"/>
        </w:rPr>
        <w:t>工程</w:t>
      </w:r>
      <w:r>
        <w:t>结构，例如下面的示例中</w:t>
      </w:r>
      <w:r>
        <w:rPr>
          <w:rFonts w:hint="eastAsia"/>
        </w:rPr>
        <w:t>的</w:t>
      </w:r>
      <w:r>
        <w:t>门窗磁探测器</w:t>
      </w:r>
      <w:r>
        <w:rPr>
          <w:rFonts w:hint="eastAsia"/>
        </w:rPr>
        <w:t>的</w:t>
      </w:r>
      <w:r>
        <w:t>工程结构，在老的门窗磁探测器中</w:t>
      </w:r>
      <w:r>
        <w:rPr>
          <w:rFonts w:hint="eastAsia"/>
        </w:rPr>
        <w:t>采用</w:t>
      </w:r>
      <w:r>
        <w:t>的</w:t>
      </w:r>
      <w:r>
        <w:rPr>
          <w:rFonts w:hint="eastAsia"/>
        </w:rPr>
        <w:t>中断</w:t>
      </w:r>
      <w:r>
        <w:t>I</w:t>
      </w:r>
      <w:r>
        <w:rPr>
          <w:rFonts w:hint="eastAsia"/>
        </w:rPr>
        <w:t>/</w:t>
      </w:r>
      <w:r>
        <w:t>O</w:t>
      </w:r>
      <w:r>
        <w:rPr>
          <w:rFonts w:hint="eastAsia"/>
        </w:rPr>
        <w:t>引脚和最新</w:t>
      </w:r>
      <w:r>
        <w:t>的门窗</w:t>
      </w:r>
      <w:r>
        <w:rPr>
          <w:rFonts w:hint="eastAsia"/>
        </w:rPr>
        <w:t>磁</w:t>
      </w:r>
      <w:r>
        <w:t>探测</w:t>
      </w:r>
      <w:r>
        <w:rPr>
          <w:rFonts w:hint="eastAsia"/>
        </w:rPr>
        <w:t>器</w:t>
      </w:r>
      <w:r>
        <w:t>不同，这里我们就通过</w:t>
      </w:r>
      <w:r>
        <w:rPr>
          <w:rFonts w:hint="eastAsia"/>
        </w:rPr>
        <w:t>两个</w:t>
      </w:r>
      <w:r>
        <w:rPr>
          <w:rFonts w:hint="eastAsia"/>
        </w:rPr>
        <w:t>Project</w:t>
      </w:r>
      <w:r>
        <w:rPr>
          <w:rFonts w:hint="eastAsia"/>
        </w:rPr>
        <w:t>来</w:t>
      </w:r>
      <w:r>
        <w:t>开发出程序源码同时兼容老</w:t>
      </w:r>
      <w:r>
        <w:rPr>
          <w:rFonts w:hint="eastAsia"/>
        </w:rPr>
        <w:t>的</w:t>
      </w:r>
      <w:r>
        <w:t>门</w:t>
      </w:r>
      <w:r>
        <w:rPr>
          <w:rFonts w:hint="eastAsia"/>
        </w:rPr>
        <w:t>窗磁</w:t>
      </w:r>
      <w:r>
        <w:t>探测器</w:t>
      </w:r>
      <w:r>
        <w:rPr>
          <w:rFonts w:hint="eastAsia"/>
        </w:rPr>
        <w:t>和</w:t>
      </w:r>
      <w:r>
        <w:t>新门</w:t>
      </w:r>
      <w:r>
        <w:rPr>
          <w:rFonts w:hint="eastAsia"/>
        </w:rPr>
        <w:t>的</w:t>
      </w:r>
      <w:r>
        <w:t>门窗磁探测器</w:t>
      </w:r>
      <w:r>
        <w:rPr>
          <w:rFonts w:hint="eastAsia"/>
        </w:rPr>
        <w:t>，通过</w:t>
      </w:r>
      <w:r>
        <w:t>不同的</w:t>
      </w:r>
      <w:r>
        <w:t>Project</w:t>
      </w:r>
      <w:r>
        <w:rPr>
          <w:rFonts w:hint="eastAsia"/>
        </w:rPr>
        <w:t>来编译</w:t>
      </w:r>
      <w:proofErr w:type="gramStart"/>
      <w:r>
        <w:t>出</w:t>
      </w:r>
      <w:r>
        <w:rPr>
          <w:rFonts w:hint="eastAsia"/>
        </w:rPr>
        <w:t>分别</w:t>
      </w:r>
      <w:proofErr w:type="gramEnd"/>
      <w:r>
        <w:t>适用于新旧</w:t>
      </w:r>
      <w:r>
        <w:rPr>
          <w:rFonts w:hint="eastAsia"/>
        </w:rPr>
        <w:t>两种</w:t>
      </w:r>
      <w:r>
        <w:t>门窗磁探测器的固件</w:t>
      </w:r>
      <w:r>
        <w:rPr>
          <w:rFonts w:hint="eastAsia"/>
        </w:rPr>
        <w:t>，</w:t>
      </w:r>
      <w:r>
        <w:t>图</w:t>
      </w:r>
      <w:r>
        <w:rPr>
          <w:rFonts w:hint="eastAsia"/>
        </w:rPr>
        <w:t>2-4</w:t>
      </w:r>
      <w:r>
        <w:t>所示</w:t>
      </w:r>
    </w:p>
    <w:p w:rsidR="00F47240" w:rsidRDefault="00F47240" w:rsidP="00F47240">
      <w:pPr>
        <w:jc w:val="center"/>
      </w:pPr>
      <w:r>
        <w:rPr>
          <w:noProof/>
        </w:rPr>
        <w:drawing>
          <wp:inline distT="0" distB="0" distL="0" distR="0" wp14:anchorId="564DCF3F" wp14:editId="021476E9">
            <wp:extent cx="3614468" cy="2213989"/>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823" cy="2233195"/>
                    </a:xfrm>
                    <a:prstGeom prst="rect">
                      <a:avLst/>
                    </a:prstGeom>
                  </pic:spPr>
                </pic:pic>
              </a:graphicData>
            </a:graphic>
          </wp:inline>
        </w:drawing>
      </w:r>
    </w:p>
    <w:p w:rsidR="00F47240" w:rsidRDefault="00F47240" w:rsidP="00413036">
      <w:pPr>
        <w:pStyle w:val="af9"/>
      </w:pPr>
      <w:r>
        <w:rPr>
          <w:rFonts w:hint="eastAsia"/>
        </w:rPr>
        <w:t>图</w:t>
      </w:r>
      <w:r>
        <w:rPr>
          <w:rFonts w:hint="eastAsia"/>
        </w:rPr>
        <w:t xml:space="preserve">2-4 </w:t>
      </w:r>
      <w:r>
        <w:rPr>
          <w:rFonts w:hint="eastAsia"/>
        </w:rPr>
        <w:t>门窗磁</w:t>
      </w:r>
      <w:r>
        <w:t>探测器工程</w:t>
      </w:r>
    </w:p>
    <w:p w:rsidR="00413036" w:rsidRDefault="00413036" w:rsidP="00413036">
      <w:pPr>
        <w:pStyle w:val="ae"/>
        <w:ind w:firstLine="448"/>
      </w:pPr>
      <w:r>
        <w:rPr>
          <w:rFonts w:hint="eastAsia"/>
        </w:rPr>
        <w:t>在</w:t>
      </w:r>
      <w:r>
        <w:t>门窗磁探测器的</w:t>
      </w:r>
      <w:r>
        <w:rPr>
          <w:rFonts w:hint="eastAsia"/>
        </w:rPr>
        <w:t>源码</w:t>
      </w:r>
      <w:r>
        <w:t>中，</w:t>
      </w:r>
      <w:r w:rsidR="005C445B">
        <w:rPr>
          <w:rFonts w:hint="eastAsia"/>
        </w:rPr>
        <w:t>用新旧门窗磁</w:t>
      </w:r>
      <w:r w:rsidR="005C445B">
        <w:t>的</w:t>
      </w:r>
      <w:r>
        <w:t>宏</w:t>
      </w:r>
      <w:r>
        <w:t>DOOR_MAGNETIC_DETECTOR_V</w:t>
      </w:r>
      <w:r w:rsidR="005C445B">
        <w:t>2</w:t>
      </w:r>
      <w:r>
        <w:rPr>
          <w:rFonts w:hint="eastAsia"/>
        </w:rPr>
        <w:t>和</w:t>
      </w:r>
      <w:r w:rsidRPr="00413036">
        <w:t>DOOR_MAGNETIC_DETECTOR_V</w:t>
      </w:r>
      <w:r w:rsidR="005C445B">
        <w:t>1</w:t>
      </w:r>
      <w:r>
        <w:rPr>
          <w:rFonts w:hint="eastAsia"/>
        </w:rPr>
        <w:t>分别</w:t>
      </w:r>
      <w:r w:rsidR="005C445B">
        <w:rPr>
          <w:rFonts w:hint="eastAsia"/>
        </w:rPr>
        <w:t>将</w:t>
      </w:r>
      <w:r w:rsidR="005C445B">
        <w:t>新</w:t>
      </w:r>
      <w:r>
        <w:rPr>
          <w:rFonts w:hint="eastAsia"/>
        </w:rPr>
        <w:t>门</w:t>
      </w:r>
      <w:r w:rsidR="00C505DA">
        <w:rPr>
          <w:rFonts w:hint="eastAsia"/>
        </w:rPr>
        <w:t>窗</w:t>
      </w:r>
      <w:r>
        <w:rPr>
          <w:rFonts w:hint="eastAsia"/>
        </w:rPr>
        <w:t>磁和</w:t>
      </w:r>
      <w:r w:rsidR="005C445B">
        <w:rPr>
          <w:rFonts w:hint="eastAsia"/>
        </w:rPr>
        <w:t>旧</w:t>
      </w:r>
      <w:r w:rsidR="00C505DA">
        <w:rPr>
          <w:rFonts w:hint="eastAsia"/>
        </w:rPr>
        <w:t>门窗磁</w:t>
      </w:r>
      <w:r w:rsidR="005C445B">
        <w:rPr>
          <w:rFonts w:hint="eastAsia"/>
        </w:rPr>
        <w:t>的</w:t>
      </w:r>
      <w:r w:rsidR="005C445B">
        <w:t>源码</w:t>
      </w:r>
      <w:r w:rsidR="00F827C3">
        <w:rPr>
          <w:rFonts w:hint="eastAsia"/>
        </w:rPr>
        <w:t>用预编译</w:t>
      </w:r>
      <w:r w:rsidR="00F827C3">
        <w:t>的方式</w:t>
      </w:r>
      <w:r w:rsidR="0042740C">
        <w:rPr>
          <w:rFonts w:hint="eastAsia"/>
        </w:rPr>
        <w:t>定义</w:t>
      </w:r>
      <w:r w:rsidR="003D1C4F">
        <w:rPr>
          <w:rFonts w:hint="eastAsia"/>
        </w:rPr>
        <w:t>，</w:t>
      </w:r>
      <w:r>
        <w:t>在两个</w:t>
      </w:r>
      <w:r>
        <w:t>Project</w:t>
      </w:r>
      <w:r>
        <w:rPr>
          <w:rFonts w:hint="eastAsia"/>
        </w:rPr>
        <w:t>中</w:t>
      </w:r>
      <w:r>
        <w:t>的</w:t>
      </w:r>
      <w:r>
        <w:t>Defined symbols</w:t>
      </w:r>
      <w:r>
        <w:rPr>
          <w:rFonts w:hint="eastAsia"/>
        </w:rPr>
        <w:t>中</w:t>
      </w:r>
      <w:r>
        <w:t>分别定义上面两个</w:t>
      </w:r>
      <w:r>
        <w:rPr>
          <w:rFonts w:hint="eastAsia"/>
        </w:rPr>
        <w:t>宏</w:t>
      </w:r>
      <w:r w:rsidR="00F85B58">
        <w:rPr>
          <w:rFonts w:hint="eastAsia"/>
        </w:rPr>
        <w:t>，</w:t>
      </w:r>
      <w:r w:rsidR="00F85B58">
        <w:t>在</w:t>
      </w:r>
      <w:r w:rsidR="00F85B58">
        <w:rPr>
          <w:rFonts w:hint="eastAsia"/>
        </w:rPr>
        <w:t>程序</w:t>
      </w:r>
      <w:r w:rsidR="00F85B58">
        <w:t>编译时就会自动选择相应的部分的</w:t>
      </w:r>
      <w:r w:rsidR="00F85B58">
        <w:rPr>
          <w:rFonts w:hint="eastAsia"/>
        </w:rPr>
        <w:t>源码</w:t>
      </w:r>
      <w:r w:rsidR="00F85B58">
        <w:t>进行编译</w:t>
      </w:r>
      <w:r w:rsidR="00F85B58">
        <w:rPr>
          <w:rFonts w:hint="eastAsia"/>
        </w:rPr>
        <w:t>，</w:t>
      </w:r>
      <w:r>
        <w:rPr>
          <w:rFonts w:hint="eastAsia"/>
        </w:rPr>
        <w:t>如下图</w:t>
      </w:r>
      <w:r>
        <w:rPr>
          <w:rFonts w:hint="eastAsia"/>
        </w:rPr>
        <w:t>2-5</w:t>
      </w:r>
      <w:r>
        <w:t>所示</w:t>
      </w:r>
      <w:r w:rsidR="00C505DA">
        <w:rPr>
          <w:rFonts w:hint="eastAsia"/>
        </w:rPr>
        <w:t>。</w:t>
      </w:r>
    </w:p>
    <w:p w:rsidR="00413036" w:rsidRDefault="00413036" w:rsidP="00413036">
      <w:pPr>
        <w:jc w:val="center"/>
      </w:pPr>
      <w:r>
        <w:rPr>
          <w:noProof/>
        </w:rPr>
        <w:drawing>
          <wp:inline distT="0" distB="0" distL="0" distR="0" wp14:anchorId="66228602" wp14:editId="557BF1DD">
            <wp:extent cx="3640347" cy="3249346"/>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500" cy="3264657"/>
                    </a:xfrm>
                    <a:prstGeom prst="rect">
                      <a:avLst/>
                    </a:prstGeom>
                  </pic:spPr>
                </pic:pic>
              </a:graphicData>
            </a:graphic>
          </wp:inline>
        </w:drawing>
      </w:r>
    </w:p>
    <w:p w:rsidR="00413036" w:rsidRDefault="00413036" w:rsidP="00413036">
      <w:pPr>
        <w:pStyle w:val="af9"/>
      </w:pPr>
      <w:r>
        <w:rPr>
          <w:rFonts w:hint="eastAsia"/>
        </w:rPr>
        <w:t>图</w:t>
      </w:r>
      <w:r>
        <w:rPr>
          <w:rFonts w:hint="eastAsia"/>
        </w:rPr>
        <w:t xml:space="preserve">2-4 </w:t>
      </w:r>
      <w:r>
        <w:rPr>
          <w:rFonts w:hint="eastAsia"/>
        </w:rPr>
        <w:t>宏</w:t>
      </w:r>
      <w:r w:rsidR="00C505DA">
        <w:rPr>
          <w:rFonts w:hint="eastAsia"/>
        </w:rPr>
        <w:t>预定义</w:t>
      </w:r>
    </w:p>
    <w:p w:rsidR="00137F8F" w:rsidRDefault="00137F8F" w:rsidP="00137F8F">
      <w:pPr>
        <w:rPr>
          <w:noProof/>
        </w:rPr>
      </w:pPr>
    </w:p>
    <w:p w:rsidR="00137F8F" w:rsidRDefault="00137F8F" w:rsidP="0053395E">
      <w:pPr>
        <w:pStyle w:val="1"/>
        <w:spacing w:before="175" w:after="175"/>
        <w:sectPr w:rsidR="00137F8F" w:rsidSect="00297E58">
          <w:pgSz w:w="11906" w:h="16838" w:code="9"/>
          <w:pgMar w:top="1418" w:right="1701" w:bottom="1418" w:left="1701" w:header="851" w:footer="851" w:gutter="0"/>
          <w:cols w:space="425"/>
          <w:docGrid w:type="linesAndChars" w:linePitch="350" w:charSpace="2824"/>
        </w:sectPr>
      </w:pPr>
      <w:bookmarkStart w:id="32" w:name="_Toc434829195"/>
      <w:bookmarkStart w:id="33" w:name="_Toc428780495"/>
      <w:bookmarkStart w:id="34" w:name="_Toc428630840"/>
    </w:p>
    <w:p w:rsidR="0046213F" w:rsidRPr="009045D9" w:rsidRDefault="00F31686" w:rsidP="009045D9">
      <w:pPr>
        <w:pStyle w:val="1"/>
        <w:spacing w:before="175" w:after="175"/>
      </w:pPr>
      <w:bookmarkStart w:id="35" w:name="_Toc455429205"/>
      <w:r w:rsidRPr="009045D9">
        <w:rPr>
          <w:rFonts w:hint="eastAsia"/>
        </w:rPr>
        <w:lastRenderedPageBreak/>
        <w:t>工程文件组织</w:t>
      </w:r>
      <w:r>
        <w:rPr>
          <w:rFonts w:hint="eastAsia"/>
        </w:rPr>
        <w:t>和</w:t>
      </w:r>
      <w:r w:rsidR="0046213F" w:rsidRPr="009045D9">
        <w:rPr>
          <w:rFonts w:hint="eastAsia"/>
        </w:rPr>
        <w:t>编译配置选项</w:t>
      </w:r>
      <w:bookmarkEnd w:id="32"/>
      <w:bookmarkEnd w:id="33"/>
      <w:bookmarkEnd w:id="34"/>
      <w:bookmarkEnd w:id="35"/>
    </w:p>
    <w:p w:rsidR="0046213F" w:rsidRDefault="0046213F" w:rsidP="0046213F">
      <w:pPr>
        <w:ind w:firstLine="480"/>
      </w:pPr>
      <w:r>
        <w:rPr>
          <w:rFonts w:hint="eastAsia"/>
        </w:rPr>
        <w:t>本节内容主要包含了</w:t>
      </w:r>
      <w:r>
        <w:t>Project</w:t>
      </w:r>
      <w:r>
        <w:rPr>
          <w:rFonts w:hint="eastAsia"/>
        </w:rPr>
        <w:t>的</w:t>
      </w:r>
      <w:r w:rsidR="0003280E">
        <w:rPr>
          <w:rFonts w:hint="eastAsia"/>
        </w:rPr>
        <w:t>文件组织结构和编译配置选项</w:t>
      </w:r>
      <w:r>
        <w:rPr>
          <w:rFonts w:hint="eastAsia"/>
        </w:rPr>
        <w:t>。</w:t>
      </w:r>
      <w:r w:rsidR="00596E3A">
        <w:rPr>
          <w:rFonts w:hint="eastAsia"/>
        </w:rPr>
        <w:t>文件</w:t>
      </w:r>
      <w:r w:rsidR="00596E3A">
        <w:t>组织结构可参照示例文件</w:t>
      </w:r>
      <w:r w:rsidR="00596E3A">
        <w:rPr>
          <w:rFonts w:hint="eastAsia"/>
        </w:rPr>
        <w:t>组织</w:t>
      </w:r>
      <w:r w:rsidR="00596E3A">
        <w:t>结构</w:t>
      </w:r>
      <w:r w:rsidR="00596E3A">
        <w:rPr>
          <w:rFonts w:hint="eastAsia"/>
        </w:rPr>
        <w:t>来</w:t>
      </w:r>
      <w:r w:rsidR="00596E3A">
        <w:t>组织</w:t>
      </w:r>
      <w:r>
        <w:rPr>
          <w:rFonts w:hint="eastAsia"/>
        </w:rPr>
        <w:t>向产品应用开发者提供可灵活选择的编译配置选项来适应不同的设备类型和配置场合。</w:t>
      </w:r>
    </w:p>
    <w:p w:rsidR="0003280E" w:rsidRDefault="0003280E" w:rsidP="002F2F5A">
      <w:pPr>
        <w:pStyle w:val="2"/>
      </w:pPr>
      <w:bookmarkStart w:id="36" w:name="_Toc434829197"/>
      <w:bookmarkStart w:id="37" w:name="_Toc428780497"/>
      <w:bookmarkStart w:id="38" w:name="_Toc455429206"/>
      <w:r>
        <w:rPr>
          <w:rFonts w:hint="eastAsia"/>
        </w:rPr>
        <w:t>工程文件组织</w:t>
      </w:r>
      <w:bookmarkEnd w:id="36"/>
      <w:bookmarkEnd w:id="37"/>
      <w:bookmarkEnd w:id="38"/>
    </w:p>
    <w:p w:rsidR="0003280E" w:rsidRDefault="0003280E" w:rsidP="0003280E">
      <w:pPr>
        <w:ind w:firstLine="480"/>
      </w:pPr>
      <w:r>
        <w:rPr>
          <w:rFonts w:hint="eastAsia"/>
        </w:rPr>
        <w:t>在封装的协议</w:t>
      </w:r>
      <w:proofErr w:type="gramStart"/>
      <w:r>
        <w:rPr>
          <w:rFonts w:hint="eastAsia"/>
        </w:rPr>
        <w:t>栈</w:t>
      </w:r>
      <w:proofErr w:type="gramEnd"/>
      <w:r>
        <w:rPr>
          <w:rFonts w:hint="eastAsia"/>
        </w:rPr>
        <w:t>中，默认只提供了应用相关程序源文件的结构组织。其他一些文件都被编译成</w:t>
      </w:r>
      <w:r>
        <w:t>lib</w:t>
      </w:r>
      <w:r>
        <w:rPr>
          <w:rFonts w:hint="eastAsia"/>
        </w:rPr>
        <w:t>，仅仅在编译程序的最后在</w:t>
      </w:r>
      <w:r>
        <w:t>link</w:t>
      </w:r>
      <w:r>
        <w:rPr>
          <w:rFonts w:hint="eastAsia"/>
        </w:rPr>
        <w:t>时才会将</w:t>
      </w:r>
      <w:r>
        <w:t>lib</w:t>
      </w:r>
      <w:r>
        <w:rPr>
          <w:rFonts w:hint="eastAsia"/>
        </w:rPr>
        <w:t>和整个应用程序文件连接成一个完整的应用程序固件。</w:t>
      </w:r>
    </w:p>
    <w:p w:rsidR="0003280E" w:rsidRDefault="0003280E" w:rsidP="0003280E">
      <w:pPr>
        <w:ind w:firstLine="480"/>
      </w:pPr>
      <w:r>
        <w:rPr>
          <w:rFonts w:hint="eastAsia"/>
        </w:rPr>
        <w:t>封装协议</w:t>
      </w:r>
      <w:proofErr w:type="gramStart"/>
      <w:r>
        <w:rPr>
          <w:rFonts w:hint="eastAsia"/>
        </w:rPr>
        <w:t>栈</w:t>
      </w:r>
      <w:proofErr w:type="gramEnd"/>
      <w:r>
        <w:rPr>
          <w:rFonts w:hint="eastAsia"/>
        </w:rPr>
        <w:t>中程序源文件结构组织如下图</w:t>
      </w:r>
      <w:r w:rsidR="00596E3A">
        <w:t>3-1</w:t>
      </w:r>
      <w:r>
        <w:rPr>
          <w:rFonts w:hint="eastAsia"/>
        </w:rPr>
        <w:t>所示。</w:t>
      </w:r>
    </w:p>
    <w:p w:rsidR="0003280E" w:rsidRDefault="0003280E" w:rsidP="0003280E">
      <w:pPr>
        <w:jc w:val="center"/>
        <w:rPr>
          <w:noProof/>
        </w:rPr>
      </w:pPr>
      <w:r>
        <w:rPr>
          <w:noProof/>
        </w:rPr>
        <w:drawing>
          <wp:inline distT="0" distB="0" distL="0" distR="0" wp14:anchorId="0EFA94CA" wp14:editId="3E2AB345">
            <wp:extent cx="5276850" cy="29654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03280E" w:rsidRDefault="0003280E" w:rsidP="0003280E">
      <w:pPr>
        <w:pStyle w:val="af9"/>
        <w:rPr>
          <w:noProof/>
        </w:rPr>
      </w:pPr>
      <w:r>
        <w:rPr>
          <w:rFonts w:hint="eastAsia"/>
          <w:noProof/>
        </w:rPr>
        <w:t>图</w:t>
      </w:r>
      <w:r w:rsidR="00AC0800">
        <w:rPr>
          <w:noProof/>
        </w:rPr>
        <w:t>3</w:t>
      </w:r>
      <w:r>
        <w:rPr>
          <w:noProof/>
        </w:rPr>
        <w:t>-</w:t>
      </w:r>
      <w:r w:rsidR="00AC0800">
        <w:rPr>
          <w:noProof/>
        </w:rPr>
        <w:t>1</w:t>
      </w:r>
      <w:r>
        <w:rPr>
          <w:noProof/>
        </w:rPr>
        <w:t xml:space="preserve"> </w:t>
      </w:r>
      <w:r>
        <w:rPr>
          <w:rFonts w:hint="eastAsia"/>
          <w:noProof/>
        </w:rPr>
        <w:t>工程文件组织结构</w:t>
      </w:r>
    </w:p>
    <w:p w:rsidR="0046213F" w:rsidRPr="0053395E" w:rsidRDefault="0046213F" w:rsidP="002F2F5A">
      <w:pPr>
        <w:pStyle w:val="2"/>
      </w:pPr>
      <w:bookmarkStart w:id="39" w:name="_Toc434829196"/>
      <w:bookmarkStart w:id="40" w:name="_Toc428780496"/>
      <w:bookmarkStart w:id="41" w:name="_Toc428630841"/>
      <w:bookmarkStart w:id="42" w:name="_Toc455429207"/>
      <w:bookmarkStart w:id="43" w:name="_Toc428630842"/>
      <w:r w:rsidRPr="0053395E">
        <w:rPr>
          <w:rFonts w:hint="eastAsia"/>
        </w:rPr>
        <w:t>编译配置选项</w:t>
      </w:r>
      <w:bookmarkEnd w:id="39"/>
      <w:bookmarkEnd w:id="40"/>
      <w:bookmarkEnd w:id="41"/>
      <w:bookmarkEnd w:id="42"/>
    </w:p>
    <w:p w:rsidR="0046213F" w:rsidRDefault="0046213F" w:rsidP="0046213F">
      <w:pPr>
        <w:ind w:firstLine="480"/>
      </w:pPr>
      <w:r>
        <w:rPr>
          <w:rFonts w:hint="eastAsia"/>
        </w:rPr>
        <w:t>在上述的两种结构中，每个具体的工程下包含了两种设备类型</w:t>
      </w:r>
      <w:r w:rsidR="009045D9">
        <w:rPr>
          <w:rFonts w:hint="eastAsia"/>
        </w:rPr>
        <w:t>共</w:t>
      </w:r>
      <w:r>
        <w:rPr>
          <w:rFonts w:hint="eastAsia"/>
        </w:rPr>
        <w:t>四种</w:t>
      </w:r>
      <w:r>
        <w:t>Configurations</w:t>
      </w:r>
      <w:r>
        <w:rPr>
          <w:rFonts w:hint="eastAsia"/>
        </w:rPr>
        <w:t>，即</w:t>
      </w:r>
      <w:r>
        <w:t>Router</w:t>
      </w:r>
      <w:r>
        <w:rPr>
          <w:rFonts w:hint="eastAsia"/>
        </w:rPr>
        <w:t>和</w:t>
      </w:r>
      <w:proofErr w:type="spellStart"/>
      <w:r>
        <w:t>EndDevice</w:t>
      </w:r>
      <w:proofErr w:type="spellEnd"/>
      <w:r>
        <w:rPr>
          <w:rFonts w:hint="eastAsia"/>
        </w:rPr>
        <w:t>两种设备类型分别带</w:t>
      </w:r>
      <w:r>
        <w:t>PA</w:t>
      </w:r>
      <w:r>
        <w:rPr>
          <w:rFonts w:hint="eastAsia"/>
        </w:rPr>
        <w:t>和不带</w:t>
      </w:r>
      <w:r>
        <w:t>PA</w:t>
      </w:r>
      <w:r>
        <w:rPr>
          <w:rFonts w:hint="eastAsia"/>
        </w:rPr>
        <w:t>的配置选项，分别为</w:t>
      </w:r>
      <w:proofErr w:type="spellStart"/>
      <w:r>
        <w:t>RouterEB</w:t>
      </w:r>
      <w:proofErr w:type="spellEnd"/>
      <w:r>
        <w:rPr>
          <w:rFonts w:hint="eastAsia"/>
        </w:rPr>
        <w:t>、</w:t>
      </w:r>
      <w:proofErr w:type="spellStart"/>
      <w:r>
        <w:t>RouterEB</w:t>
      </w:r>
      <w:proofErr w:type="spellEnd"/>
      <w:r>
        <w:t>-PA</w:t>
      </w:r>
      <w:r>
        <w:rPr>
          <w:rFonts w:hint="eastAsia"/>
        </w:rPr>
        <w:t>、</w:t>
      </w:r>
      <w:proofErr w:type="spellStart"/>
      <w:r>
        <w:t>EndDeviceEB</w:t>
      </w:r>
      <w:proofErr w:type="spellEnd"/>
      <w:r>
        <w:rPr>
          <w:rFonts w:hint="eastAsia"/>
        </w:rPr>
        <w:t>和</w:t>
      </w:r>
      <w:proofErr w:type="spellStart"/>
      <w:r>
        <w:t>EndDeviceEB</w:t>
      </w:r>
      <w:proofErr w:type="spellEnd"/>
      <w:r>
        <w:t>-PA</w:t>
      </w:r>
      <w:r>
        <w:rPr>
          <w:rFonts w:hint="eastAsia"/>
        </w:rPr>
        <w:t>，如下图</w:t>
      </w:r>
      <w:r w:rsidR="009045D9">
        <w:t>3</w:t>
      </w:r>
      <w:r>
        <w:t>-</w:t>
      </w:r>
      <w:r w:rsidR="00AC0800">
        <w:t>2</w:t>
      </w:r>
      <w:r>
        <w:rPr>
          <w:rFonts w:hint="eastAsia"/>
        </w:rPr>
        <w:t>所示。</w:t>
      </w:r>
    </w:p>
    <w:p w:rsidR="0046213F" w:rsidRDefault="0046213F" w:rsidP="0046213F">
      <w:pPr>
        <w:ind w:firstLine="480"/>
      </w:pPr>
      <w:r>
        <w:rPr>
          <w:rFonts w:hint="eastAsia"/>
        </w:rPr>
        <w:t>用户可根据实际的应用情况选择其中的一种配置作为产品配置编写程序，也可针对所有配置的编写通用的应用程序</w:t>
      </w:r>
      <w:r w:rsidR="009045D9">
        <w:rPr>
          <w:rFonts w:hint="eastAsia"/>
        </w:rPr>
        <w:t>源码</w:t>
      </w:r>
      <w:r>
        <w:rPr>
          <w:rFonts w:hint="eastAsia"/>
        </w:rPr>
        <w:t>，这样在</w:t>
      </w:r>
      <w:r w:rsidR="007D4A94">
        <w:rPr>
          <w:rFonts w:hint="eastAsia"/>
        </w:rPr>
        <w:t>最后</w:t>
      </w:r>
      <w:r>
        <w:rPr>
          <w:rFonts w:hint="eastAsia"/>
        </w:rPr>
        <w:t>使用时</w:t>
      </w:r>
      <w:r w:rsidR="007D4A94">
        <w:rPr>
          <w:rFonts w:hint="eastAsia"/>
        </w:rPr>
        <w:t>，</w:t>
      </w:r>
      <w:r>
        <w:rPr>
          <w:rFonts w:hint="eastAsia"/>
        </w:rPr>
        <w:t>即可选择需要的配置来编译</w:t>
      </w:r>
      <w:r w:rsidR="007D4A94">
        <w:rPr>
          <w:rFonts w:hint="eastAsia"/>
        </w:rPr>
        <w:t>生成</w:t>
      </w:r>
      <w:r>
        <w:rPr>
          <w:rFonts w:hint="eastAsia"/>
        </w:rPr>
        <w:t>目标结果。</w:t>
      </w:r>
    </w:p>
    <w:p w:rsidR="0046213F" w:rsidRDefault="0046213F" w:rsidP="00DB61AC">
      <w:pPr>
        <w:jc w:val="center"/>
        <w:rPr>
          <w:noProof/>
        </w:rPr>
      </w:pPr>
      <w:r>
        <w:rPr>
          <w:noProof/>
        </w:rPr>
        <w:lastRenderedPageBreak/>
        <w:drawing>
          <wp:inline distT="0" distB="0" distL="0" distR="0" wp14:anchorId="072C2627" wp14:editId="43C04F9A">
            <wp:extent cx="5276850" cy="35369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536950"/>
                    </a:xfrm>
                    <a:prstGeom prst="rect">
                      <a:avLst/>
                    </a:prstGeom>
                    <a:noFill/>
                    <a:ln>
                      <a:noFill/>
                    </a:ln>
                  </pic:spPr>
                </pic:pic>
              </a:graphicData>
            </a:graphic>
          </wp:inline>
        </w:drawing>
      </w:r>
    </w:p>
    <w:p w:rsidR="0046213F" w:rsidRDefault="0046213F" w:rsidP="00DB61AC">
      <w:pPr>
        <w:pStyle w:val="af9"/>
      </w:pPr>
      <w:r>
        <w:rPr>
          <w:rFonts w:hint="eastAsia"/>
          <w:noProof/>
        </w:rPr>
        <w:t>图</w:t>
      </w:r>
      <w:r w:rsidR="005C13F9">
        <w:rPr>
          <w:noProof/>
        </w:rPr>
        <w:t>3-</w:t>
      </w:r>
      <w:r w:rsidR="00AC0800">
        <w:rPr>
          <w:noProof/>
        </w:rPr>
        <w:t>2</w:t>
      </w:r>
      <w:r>
        <w:rPr>
          <w:noProof/>
        </w:rPr>
        <w:t xml:space="preserve"> </w:t>
      </w:r>
      <w:r>
        <w:t>Project</w:t>
      </w:r>
      <w:r>
        <w:rPr>
          <w:rFonts w:hint="eastAsia"/>
        </w:rPr>
        <w:t>的编译配置选项</w:t>
      </w:r>
    </w:p>
    <w:p w:rsidR="00CB6AA9" w:rsidRDefault="00CB6AA9" w:rsidP="00CB6AA9">
      <w:pPr>
        <w:pStyle w:val="ae"/>
        <w:ind w:firstLine="448"/>
      </w:pPr>
      <w:r>
        <w:rPr>
          <w:rFonts w:hint="eastAsia"/>
        </w:rPr>
        <w:t>如果</w:t>
      </w:r>
      <w:r>
        <w:t>开发者确定</w:t>
      </w:r>
      <w:r>
        <w:rPr>
          <w:rFonts w:hint="eastAsia"/>
        </w:rPr>
        <w:t>该</w:t>
      </w:r>
      <w:r>
        <w:t>产品</w:t>
      </w:r>
      <w:r>
        <w:rPr>
          <w:rFonts w:hint="eastAsia"/>
        </w:rPr>
        <w:t>只会</w:t>
      </w:r>
      <w:r>
        <w:t>选择其中一种</w:t>
      </w:r>
      <w:r>
        <w:rPr>
          <w:rFonts w:hint="eastAsia"/>
        </w:rPr>
        <w:t>或</w:t>
      </w:r>
      <w:r>
        <w:t>几种配置</w:t>
      </w:r>
      <w:r>
        <w:rPr>
          <w:rFonts w:hint="eastAsia"/>
        </w:rPr>
        <w:t>来编译</w:t>
      </w:r>
      <w:r>
        <w:t>生成目标</w:t>
      </w:r>
      <w:r>
        <w:rPr>
          <w:rFonts w:hint="eastAsia"/>
        </w:rPr>
        <w:t>固件</w:t>
      </w:r>
      <w:r>
        <w:t>，</w:t>
      </w:r>
      <w:r>
        <w:rPr>
          <w:rFonts w:hint="eastAsia"/>
        </w:rPr>
        <w:t>可以将</w:t>
      </w:r>
      <w:r>
        <w:t>其他不用的</w:t>
      </w:r>
      <w:r>
        <w:rPr>
          <w:rFonts w:hint="eastAsia"/>
        </w:rPr>
        <w:t>配置</w:t>
      </w:r>
      <w:r>
        <w:t>选项直接删除</w:t>
      </w:r>
      <w:r>
        <w:rPr>
          <w:rFonts w:hint="eastAsia"/>
        </w:rPr>
        <w:t>，删除</w:t>
      </w:r>
      <w:r>
        <w:t>方法</w:t>
      </w:r>
      <w:r w:rsidR="00FE766E">
        <w:rPr>
          <w:rFonts w:hint="eastAsia"/>
        </w:rPr>
        <w:t>Project</w:t>
      </w:r>
      <w:r w:rsidR="00FE766E">
        <w:sym w:font="Wingdings" w:char="F0E0"/>
      </w:r>
      <w:r w:rsidR="00FE766E">
        <w:rPr>
          <w:rFonts w:hint="eastAsia"/>
        </w:rPr>
        <w:t>Edit</w:t>
      </w:r>
      <w:r w:rsidR="00FE766E">
        <w:t xml:space="preserve"> Configurations</w:t>
      </w:r>
      <w:r w:rsidR="00FE766E">
        <w:rPr>
          <w:rFonts w:hint="eastAsia"/>
        </w:rPr>
        <w:t>，弹出</w:t>
      </w:r>
      <w:r w:rsidR="00FE766E">
        <w:t>如下对话框，</w:t>
      </w:r>
      <w:r>
        <w:t>如下图</w:t>
      </w:r>
      <w:r>
        <w:rPr>
          <w:rFonts w:hint="eastAsia"/>
        </w:rPr>
        <w:t>3-</w:t>
      </w:r>
      <w:r w:rsidR="00AC0800">
        <w:t>3</w:t>
      </w:r>
      <w:r>
        <w:t>所示</w:t>
      </w:r>
      <w:r>
        <w:rPr>
          <w:rFonts w:hint="eastAsia"/>
        </w:rPr>
        <w:t>。</w:t>
      </w:r>
    </w:p>
    <w:p w:rsidR="00CB6AA9" w:rsidRDefault="00FE766E" w:rsidP="00FE766E">
      <w:pPr>
        <w:jc w:val="center"/>
      </w:pPr>
      <w:r>
        <w:rPr>
          <w:noProof/>
        </w:rPr>
        <w:drawing>
          <wp:inline distT="0" distB="0" distL="0" distR="0" wp14:anchorId="43BAB1F1" wp14:editId="6C495313">
            <wp:extent cx="2886075" cy="18954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6075" cy="1895475"/>
                    </a:xfrm>
                    <a:prstGeom prst="rect">
                      <a:avLst/>
                    </a:prstGeom>
                  </pic:spPr>
                </pic:pic>
              </a:graphicData>
            </a:graphic>
          </wp:inline>
        </w:drawing>
      </w:r>
    </w:p>
    <w:p w:rsidR="00FE766E" w:rsidRDefault="00FE766E" w:rsidP="00FE766E">
      <w:pPr>
        <w:pStyle w:val="af9"/>
      </w:pPr>
      <w:r>
        <w:rPr>
          <w:rFonts w:hint="eastAsia"/>
        </w:rPr>
        <w:t>图</w:t>
      </w:r>
      <w:r>
        <w:rPr>
          <w:rFonts w:hint="eastAsia"/>
        </w:rPr>
        <w:t>3-3</w:t>
      </w:r>
      <w:r>
        <w:t xml:space="preserve"> </w:t>
      </w:r>
      <w:r>
        <w:t>配置选项</w:t>
      </w:r>
    </w:p>
    <w:p w:rsidR="00FE766E" w:rsidRPr="00FE766E" w:rsidRDefault="00FE766E" w:rsidP="00FE766E">
      <w:pPr>
        <w:pStyle w:val="ae"/>
        <w:ind w:firstLine="448"/>
      </w:pPr>
      <w:r>
        <w:rPr>
          <w:rFonts w:hint="eastAsia"/>
        </w:rPr>
        <w:t>选择</w:t>
      </w:r>
      <w:r>
        <w:t>不用</w:t>
      </w:r>
      <w:r>
        <w:rPr>
          <w:rFonts w:hint="eastAsia"/>
        </w:rPr>
        <w:t>的</w:t>
      </w:r>
      <w:r>
        <w:t>配置选项，然后</w:t>
      </w:r>
      <w:r>
        <w:t>Remove</w:t>
      </w:r>
      <w:r>
        <w:rPr>
          <w:rFonts w:hint="eastAsia"/>
        </w:rPr>
        <w:t>即可</w:t>
      </w:r>
      <w:r>
        <w:t>删除不需要的配置选项。</w:t>
      </w:r>
    </w:p>
    <w:bookmarkEnd w:id="43"/>
    <w:p w:rsidR="00857E7D" w:rsidRDefault="00857E7D" w:rsidP="00857E7D">
      <w:pPr>
        <w:rPr>
          <w:noProof/>
        </w:rPr>
      </w:pPr>
    </w:p>
    <w:p w:rsidR="00857E7D" w:rsidRDefault="00857E7D" w:rsidP="0053395E">
      <w:pPr>
        <w:pStyle w:val="1"/>
        <w:spacing w:before="175" w:after="175"/>
        <w:sectPr w:rsidR="00857E7D" w:rsidSect="00297E58">
          <w:pgSz w:w="11906" w:h="16838" w:code="9"/>
          <w:pgMar w:top="1418" w:right="1701" w:bottom="1418" w:left="1701" w:header="851" w:footer="851" w:gutter="0"/>
          <w:cols w:space="425"/>
          <w:docGrid w:type="linesAndChars" w:linePitch="350" w:charSpace="2824"/>
        </w:sectPr>
      </w:pPr>
      <w:bookmarkStart w:id="44" w:name="_Toc434829198"/>
      <w:bookmarkStart w:id="45" w:name="_Toc428780498"/>
    </w:p>
    <w:p w:rsidR="0046213F" w:rsidRDefault="0046213F" w:rsidP="0053395E">
      <w:pPr>
        <w:pStyle w:val="1"/>
        <w:spacing w:before="175" w:after="175"/>
      </w:pPr>
      <w:bookmarkStart w:id="46" w:name="_Toc455429208"/>
      <w:r>
        <w:rPr>
          <w:rFonts w:hint="eastAsia"/>
        </w:rPr>
        <w:lastRenderedPageBreak/>
        <w:t>创建项目工程</w:t>
      </w:r>
      <w:bookmarkEnd w:id="44"/>
      <w:bookmarkEnd w:id="45"/>
      <w:bookmarkEnd w:id="46"/>
    </w:p>
    <w:p w:rsidR="0046213F" w:rsidRDefault="0046213F" w:rsidP="0046213F">
      <w:pPr>
        <w:ind w:firstLine="480"/>
      </w:pPr>
      <w:r>
        <w:rPr>
          <w:rFonts w:hint="eastAsia"/>
        </w:rPr>
        <w:t>项目应用程序开发者在开发一个新的项目产品时需要根据示例的项目工程创建一个基于该项目的新的项目工程，创建一个新的项目工程仅仅需要按照下面描述的步骤即可快速完成。</w:t>
      </w:r>
    </w:p>
    <w:p w:rsidR="0046213F" w:rsidRDefault="0046213F" w:rsidP="002F2F5A">
      <w:pPr>
        <w:pStyle w:val="2"/>
      </w:pPr>
      <w:bookmarkStart w:id="47" w:name="_Toc434829199"/>
      <w:bookmarkStart w:id="48" w:name="_Toc428780499"/>
      <w:bookmarkStart w:id="49" w:name="_Toc455429209"/>
      <w:bookmarkStart w:id="50" w:name="_Toc428780500"/>
      <w:r>
        <w:rPr>
          <w:rFonts w:hint="eastAsia"/>
        </w:rPr>
        <w:t>创建项目文件</w:t>
      </w:r>
      <w:bookmarkEnd w:id="47"/>
      <w:bookmarkEnd w:id="48"/>
      <w:bookmarkEnd w:id="49"/>
    </w:p>
    <w:p w:rsidR="0046213F" w:rsidRDefault="0046213F" w:rsidP="0046213F">
      <w:pPr>
        <w:ind w:firstLine="480"/>
      </w:pPr>
      <w:r>
        <w:rPr>
          <w:rFonts w:hint="eastAsia"/>
        </w:rPr>
        <w:t>应用产品开发者需要在路径</w:t>
      </w:r>
      <w:r>
        <w:t>\Projects\</w:t>
      </w:r>
      <w:proofErr w:type="spellStart"/>
      <w:r>
        <w:t>zstack</w:t>
      </w:r>
      <w:proofErr w:type="spellEnd"/>
      <w:r>
        <w:t>\</w:t>
      </w:r>
      <w:proofErr w:type="spellStart"/>
      <w:r>
        <w:t>SmartRoom</w:t>
      </w:r>
      <w:proofErr w:type="spellEnd"/>
      <w:r>
        <w:rPr>
          <w:rFonts w:hint="eastAsia"/>
        </w:rPr>
        <w:t>下创建一个文件夹，文件夹命名为该产品的软件包名称（命名应该遵循产品软件包命名规则）。例如，一个门窗磁探测器的产品，文件夹命名为</w:t>
      </w:r>
      <w:bookmarkStart w:id="51" w:name="OLE_LINK2"/>
      <w:bookmarkStart w:id="52" w:name="OLE_LINK1"/>
      <w:proofErr w:type="spellStart"/>
      <w:r>
        <w:t>DoorMagneticDetector</w:t>
      </w:r>
      <w:bookmarkEnd w:id="51"/>
      <w:bookmarkEnd w:id="52"/>
      <w:proofErr w:type="spellEnd"/>
      <w:r>
        <w:rPr>
          <w:rFonts w:hint="eastAsia"/>
        </w:rPr>
        <w:t>。然后将</w:t>
      </w:r>
      <w:proofErr w:type="spellStart"/>
      <w:r>
        <w:t>SampleDevice</w:t>
      </w:r>
      <w:proofErr w:type="spellEnd"/>
      <w:r>
        <w:rPr>
          <w:rFonts w:hint="eastAsia"/>
        </w:rPr>
        <w:t>文件夹下的所有文件复制到</w:t>
      </w:r>
      <w:proofErr w:type="spellStart"/>
      <w:r>
        <w:t>DoorMagneticDetector</w:t>
      </w:r>
      <w:proofErr w:type="spellEnd"/>
      <w:r>
        <w:rPr>
          <w:rFonts w:hint="eastAsia"/>
        </w:rPr>
        <w:t>文件夹下，如下图</w:t>
      </w:r>
      <w:r w:rsidR="00C030B0">
        <w:t>4</w:t>
      </w:r>
      <w:r>
        <w:t>-</w:t>
      </w:r>
      <w:r w:rsidR="00C030B0">
        <w:t>1</w:t>
      </w:r>
      <w:r>
        <w:rPr>
          <w:rFonts w:hint="eastAsia"/>
        </w:rPr>
        <w:t>、图</w:t>
      </w:r>
      <w:r w:rsidR="00C030B0">
        <w:t>4</w:t>
      </w:r>
      <w:r>
        <w:t>-</w:t>
      </w:r>
      <w:r w:rsidR="00C030B0">
        <w:t>2</w:t>
      </w:r>
      <w:r>
        <w:rPr>
          <w:rFonts w:hint="eastAsia"/>
        </w:rPr>
        <w:t>所示：</w:t>
      </w:r>
    </w:p>
    <w:p w:rsidR="0046213F" w:rsidRDefault="0046213F" w:rsidP="00DB61AC">
      <w:pPr>
        <w:jc w:val="center"/>
        <w:rPr>
          <w:noProof/>
        </w:rPr>
      </w:pPr>
      <w:r>
        <w:rPr>
          <w:noProof/>
        </w:rPr>
        <w:drawing>
          <wp:inline distT="0" distB="0" distL="0" distR="0" wp14:anchorId="5404E8A7" wp14:editId="5B5E261C">
            <wp:extent cx="5276850" cy="23939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393950"/>
                    </a:xfrm>
                    <a:prstGeom prst="rect">
                      <a:avLst/>
                    </a:prstGeom>
                    <a:noFill/>
                    <a:ln>
                      <a:noFill/>
                    </a:ln>
                  </pic:spPr>
                </pic:pic>
              </a:graphicData>
            </a:graphic>
          </wp:inline>
        </w:drawing>
      </w:r>
    </w:p>
    <w:p w:rsidR="0046213F" w:rsidRDefault="0046213F" w:rsidP="00DB61AC">
      <w:pPr>
        <w:pStyle w:val="af9"/>
      </w:pPr>
      <w:bookmarkStart w:id="53" w:name="OLE_LINK4"/>
      <w:bookmarkStart w:id="54" w:name="OLE_LINK3"/>
      <w:r>
        <w:rPr>
          <w:rFonts w:hint="eastAsia"/>
          <w:noProof/>
        </w:rPr>
        <w:t>图</w:t>
      </w:r>
      <w:r w:rsidR="00C030B0">
        <w:rPr>
          <w:noProof/>
        </w:rPr>
        <w:t>4</w:t>
      </w:r>
      <w:r>
        <w:rPr>
          <w:noProof/>
        </w:rPr>
        <w:t>-</w:t>
      </w:r>
      <w:r w:rsidR="00C030B0">
        <w:rPr>
          <w:noProof/>
        </w:rPr>
        <w:t>1</w:t>
      </w:r>
      <w:r>
        <w:rPr>
          <w:noProof/>
        </w:rPr>
        <w:t xml:space="preserve"> SampleDevice</w:t>
      </w:r>
      <w:r>
        <w:rPr>
          <w:rFonts w:hint="eastAsia"/>
          <w:noProof/>
        </w:rPr>
        <w:t>项目文件内容</w:t>
      </w:r>
    </w:p>
    <w:bookmarkEnd w:id="53"/>
    <w:bookmarkEnd w:id="54"/>
    <w:p w:rsidR="0046213F" w:rsidRDefault="0046213F" w:rsidP="00DB61AC">
      <w:pPr>
        <w:jc w:val="center"/>
        <w:rPr>
          <w:noProof/>
        </w:rPr>
      </w:pPr>
      <w:r>
        <w:rPr>
          <w:noProof/>
        </w:rPr>
        <w:drawing>
          <wp:inline distT="0" distB="0" distL="0" distR="0" wp14:anchorId="45E8D909" wp14:editId="10DB1872">
            <wp:extent cx="5276850" cy="25654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565400"/>
                    </a:xfrm>
                    <a:prstGeom prst="rect">
                      <a:avLst/>
                    </a:prstGeom>
                    <a:noFill/>
                    <a:ln>
                      <a:noFill/>
                    </a:ln>
                  </pic:spPr>
                </pic:pic>
              </a:graphicData>
            </a:graphic>
          </wp:inline>
        </w:drawing>
      </w:r>
    </w:p>
    <w:p w:rsidR="0046213F" w:rsidRDefault="0046213F" w:rsidP="00DB61AC">
      <w:pPr>
        <w:pStyle w:val="af9"/>
      </w:pPr>
      <w:r>
        <w:rPr>
          <w:rFonts w:hint="eastAsia"/>
          <w:noProof/>
        </w:rPr>
        <w:t>图</w:t>
      </w:r>
      <w:r w:rsidR="00C030B0">
        <w:rPr>
          <w:noProof/>
        </w:rPr>
        <w:t>4</w:t>
      </w:r>
      <w:r>
        <w:rPr>
          <w:noProof/>
        </w:rPr>
        <w:t>-</w:t>
      </w:r>
      <w:r w:rsidR="00C030B0">
        <w:rPr>
          <w:noProof/>
        </w:rPr>
        <w:t>2</w:t>
      </w:r>
      <w:r>
        <w:rPr>
          <w:noProof/>
        </w:rPr>
        <w:t xml:space="preserve"> </w:t>
      </w:r>
      <w:bookmarkStart w:id="55" w:name="OLE_LINK6"/>
      <w:bookmarkStart w:id="56" w:name="OLE_LINK5"/>
      <w:r>
        <w:rPr>
          <w:noProof/>
        </w:rPr>
        <w:t>DoorMagneticDetector</w:t>
      </w:r>
      <w:bookmarkEnd w:id="55"/>
      <w:bookmarkEnd w:id="56"/>
      <w:r>
        <w:rPr>
          <w:rFonts w:hint="eastAsia"/>
          <w:noProof/>
        </w:rPr>
        <w:t>项目文件内容</w:t>
      </w:r>
    </w:p>
    <w:p w:rsidR="0046213F" w:rsidRDefault="0046213F" w:rsidP="002F2F5A">
      <w:pPr>
        <w:pStyle w:val="2"/>
      </w:pPr>
      <w:bookmarkStart w:id="57" w:name="_Toc434829200"/>
      <w:bookmarkStart w:id="58" w:name="_Toc455429210"/>
      <w:r>
        <w:rPr>
          <w:rFonts w:hint="eastAsia"/>
        </w:rPr>
        <w:lastRenderedPageBreak/>
        <w:t>修改工程文件</w:t>
      </w:r>
      <w:bookmarkEnd w:id="50"/>
      <w:bookmarkEnd w:id="57"/>
      <w:bookmarkEnd w:id="58"/>
    </w:p>
    <w:p w:rsidR="0046213F" w:rsidRDefault="0046213F" w:rsidP="0046213F">
      <w:pPr>
        <w:ind w:firstLine="480"/>
      </w:pPr>
      <w:bookmarkStart w:id="59" w:name="OLE_LINK7"/>
      <w:r>
        <w:rPr>
          <w:rFonts w:hint="eastAsia"/>
        </w:rPr>
        <w:t>进入</w:t>
      </w:r>
      <w:proofErr w:type="spellStart"/>
      <w:r>
        <w:t>DoorMagneticDetector</w:t>
      </w:r>
      <w:proofErr w:type="spellEnd"/>
      <w:r>
        <w:t>\CC2530DB</w:t>
      </w:r>
      <w:bookmarkEnd w:id="59"/>
      <w:r>
        <w:rPr>
          <w:rFonts w:hint="eastAsia"/>
        </w:rPr>
        <w:t>文件夹，将</w:t>
      </w:r>
      <w:proofErr w:type="spellStart"/>
      <w:r>
        <w:t>SampleDevice.ewd</w:t>
      </w:r>
      <w:proofErr w:type="spellEnd"/>
      <w:r>
        <w:rPr>
          <w:rFonts w:hint="eastAsia"/>
        </w:rPr>
        <w:t>、</w:t>
      </w:r>
      <w:proofErr w:type="spellStart"/>
      <w:r>
        <w:t>SampleDevice.ewp</w:t>
      </w:r>
      <w:proofErr w:type="spellEnd"/>
      <w:r>
        <w:rPr>
          <w:rFonts w:hint="eastAsia"/>
        </w:rPr>
        <w:t>、</w:t>
      </w:r>
      <w:bookmarkStart w:id="60" w:name="OLE_LINK9"/>
      <w:bookmarkStart w:id="61" w:name="OLE_LINK8"/>
      <w:proofErr w:type="spellStart"/>
      <w:r>
        <w:t>SampleDevice</w:t>
      </w:r>
      <w:bookmarkEnd w:id="60"/>
      <w:bookmarkEnd w:id="61"/>
      <w:r>
        <w:t>.eww</w:t>
      </w:r>
      <w:proofErr w:type="spellEnd"/>
      <w:r>
        <w:rPr>
          <w:rFonts w:hint="eastAsia"/>
        </w:rPr>
        <w:t>三个文件分别重命名为</w:t>
      </w:r>
      <w:proofErr w:type="spellStart"/>
      <w:r>
        <w:t>DoorMagneticDetector.ewd</w:t>
      </w:r>
      <w:proofErr w:type="spellEnd"/>
      <w:r>
        <w:rPr>
          <w:rFonts w:hint="eastAsia"/>
        </w:rPr>
        <w:t>、</w:t>
      </w:r>
      <w:proofErr w:type="spellStart"/>
      <w:r>
        <w:t>DoorMagneticDetector.ewp</w:t>
      </w:r>
      <w:proofErr w:type="spellEnd"/>
      <w:r>
        <w:rPr>
          <w:rFonts w:hint="eastAsia"/>
        </w:rPr>
        <w:t>、</w:t>
      </w:r>
      <w:proofErr w:type="spellStart"/>
      <w:r>
        <w:t>DoorMagneticDetector.eww</w:t>
      </w:r>
      <w:proofErr w:type="spellEnd"/>
      <w:r>
        <w:rPr>
          <w:rFonts w:hint="eastAsia"/>
        </w:rPr>
        <w:t>，进入</w:t>
      </w:r>
      <w:proofErr w:type="spellStart"/>
      <w:r>
        <w:t>DoorMagneticDetector</w:t>
      </w:r>
      <w:proofErr w:type="spellEnd"/>
      <w:r>
        <w:t>\Source</w:t>
      </w:r>
      <w:r>
        <w:rPr>
          <w:rFonts w:hint="eastAsia"/>
        </w:rPr>
        <w:t>将该文件夹中的所有文件的文件名中的</w:t>
      </w:r>
      <w:proofErr w:type="spellStart"/>
      <w:r>
        <w:t>SampleDevice</w:t>
      </w:r>
      <w:proofErr w:type="spellEnd"/>
      <w:r>
        <w:rPr>
          <w:rFonts w:hint="eastAsia"/>
        </w:rPr>
        <w:t>以及文件内部的</w:t>
      </w:r>
      <w:proofErr w:type="spellStart"/>
      <w:r>
        <w:t>SampleDevice</w:t>
      </w:r>
      <w:proofErr w:type="spellEnd"/>
      <w:r>
        <w:rPr>
          <w:rFonts w:hint="eastAsia"/>
        </w:rPr>
        <w:t>统一都改为</w:t>
      </w:r>
      <w:proofErr w:type="spellStart"/>
      <w:r>
        <w:t>DoorMagneticDetector</w:t>
      </w:r>
      <w:proofErr w:type="spellEnd"/>
      <w:r>
        <w:rPr>
          <w:rFonts w:hint="eastAsia"/>
        </w:rPr>
        <w:t>，文件名更改如下图</w:t>
      </w:r>
      <w:r w:rsidR="00C030B0">
        <w:t>4</w:t>
      </w:r>
      <w:r>
        <w:t>-</w:t>
      </w:r>
      <w:r w:rsidR="00C030B0">
        <w:t>3</w:t>
      </w:r>
      <w:r>
        <w:rPr>
          <w:rFonts w:hint="eastAsia"/>
        </w:rPr>
        <w:t>所示。</w:t>
      </w:r>
    </w:p>
    <w:p w:rsidR="0046213F" w:rsidRDefault="0046213F" w:rsidP="00D1508E">
      <w:pPr>
        <w:jc w:val="center"/>
        <w:rPr>
          <w:noProof/>
        </w:rPr>
      </w:pPr>
      <w:r>
        <w:rPr>
          <w:noProof/>
        </w:rPr>
        <w:drawing>
          <wp:inline distT="0" distB="0" distL="0" distR="0" wp14:anchorId="4E90D55A" wp14:editId="2555CEEA">
            <wp:extent cx="4343400" cy="2609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609850"/>
                    </a:xfrm>
                    <a:prstGeom prst="rect">
                      <a:avLst/>
                    </a:prstGeom>
                    <a:noFill/>
                    <a:ln>
                      <a:noFill/>
                    </a:ln>
                  </pic:spPr>
                </pic:pic>
              </a:graphicData>
            </a:graphic>
          </wp:inline>
        </w:drawing>
      </w:r>
    </w:p>
    <w:p w:rsidR="0046213F" w:rsidRPr="0053395E" w:rsidRDefault="0046213F" w:rsidP="00D1508E">
      <w:pPr>
        <w:pStyle w:val="af9"/>
        <w:rPr>
          <w:rStyle w:val="af3"/>
          <w:b w:val="0"/>
          <w:bCs w:val="0"/>
          <w:i w:val="0"/>
          <w:iCs w:val="0"/>
          <w:spacing w:val="0"/>
        </w:rPr>
      </w:pPr>
      <w:r w:rsidRPr="0053395E">
        <w:rPr>
          <w:rStyle w:val="af3"/>
          <w:rFonts w:hint="eastAsia"/>
          <w:b w:val="0"/>
          <w:bCs w:val="0"/>
          <w:i w:val="0"/>
          <w:iCs w:val="0"/>
          <w:spacing w:val="0"/>
        </w:rPr>
        <w:t>图</w:t>
      </w:r>
      <w:r w:rsidR="00C030B0">
        <w:rPr>
          <w:rStyle w:val="af3"/>
          <w:b w:val="0"/>
          <w:bCs w:val="0"/>
          <w:i w:val="0"/>
          <w:iCs w:val="0"/>
          <w:spacing w:val="0"/>
        </w:rPr>
        <w:t>4</w:t>
      </w:r>
      <w:r w:rsidRPr="0053395E">
        <w:rPr>
          <w:rStyle w:val="af3"/>
          <w:b w:val="0"/>
          <w:bCs w:val="0"/>
          <w:i w:val="0"/>
          <w:iCs w:val="0"/>
          <w:spacing w:val="0"/>
        </w:rPr>
        <w:t>-</w:t>
      </w:r>
      <w:r w:rsidR="00C030B0">
        <w:rPr>
          <w:rStyle w:val="af3"/>
          <w:b w:val="0"/>
          <w:bCs w:val="0"/>
          <w:i w:val="0"/>
          <w:iCs w:val="0"/>
          <w:spacing w:val="0"/>
        </w:rPr>
        <w:t>3</w:t>
      </w:r>
      <w:r w:rsidRPr="0053395E">
        <w:rPr>
          <w:rStyle w:val="af3"/>
          <w:b w:val="0"/>
          <w:bCs w:val="0"/>
          <w:i w:val="0"/>
          <w:iCs w:val="0"/>
          <w:spacing w:val="0"/>
        </w:rPr>
        <w:t xml:space="preserve"> </w:t>
      </w:r>
      <w:r w:rsidRPr="0053395E">
        <w:rPr>
          <w:rStyle w:val="af3"/>
          <w:rFonts w:hint="eastAsia"/>
          <w:b w:val="0"/>
          <w:bCs w:val="0"/>
          <w:i w:val="0"/>
          <w:iCs w:val="0"/>
          <w:spacing w:val="0"/>
        </w:rPr>
        <w:t>重命名后的源文件</w:t>
      </w:r>
    </w:p>
    <w:p w:rsidR="0046213F" w:rsidRDefault="0046213F" w:rsidP="0046213F">
      <w:pPr>
        <w:ind w:firstLine="480"/>
        <w:rPr>
          <w:noProof/>
        </w:rPr>
      </w:pPr>
      <w:r>
        <w:rPr>
          <w:rFonts w:hint="eastAsia"/>
          <w:noProof/>
        </w:rPr>
        <w:t>用</w:t>
      </w:r>
      <w:r>
        <w:rPr>
          <w:noProof/>
        </w:rPr>
        <w:t>IAR Embedded Workbench for 8051 9.10</w:t>
      </w:r>
      <w:r>
        <w:rPr>
          <w:rFonts w:hint="eastAsia"/>
          <w:noProof/>
        </w:rPr>
        <w:t>打开文件</w:t>
      </w:r>
      <w:r>
        <w:rPr>
          <w:noProof/>
        </w:rPr>
        <w:t>DoorMagneticDetector.eww</w:t>
      </w:r>
      <w:r>
        <w:rPr>
          <w:rFonts w:hint="eastAsia"/>
          <w:noProof/>
        </w:rPr>
        <w:t>此时会出现如下图</w:t>
      </w:r>
      <w:r w:rsidR="00C030B0">
        <w:rPr>
          <w:noProof/>
        </w:rPr>
        <w:t>4</w:t>
      </w:r>
      <w:r>
        <w:rPr>
          <w:noProof/>
        </w:rPr>
        <w:t>-</w:t>
      </w:r>
      <w:r w:rsidR="00C030B0">
        <w:rPr>
          <w:noProof/>
        </w:rPr>
        <w:t>4</w:t>
      </w:r>
      <w:r>
        <w:rPr>
          <w:rFonts w:hint="eastAsia"/>
          <w:noProof/>
        </w:rPr>
        <w:t>所示的警告提示，可以点击确认忽略。</w:t>
      </w:r>
    </w:p>
    <w:p w:rsidR="0046213F" w:rsidRDefault="0046213F" w:rsidP="00D1508E">
      <w:pPr>
        <w:jc w:val="center"/>
        <w:rPr>
          <w:noProof/>
        </w:rPr>
      </w:pPr>
      <w:r>
        <w:rPr>
          <w:noProof/>
        </w:rPr>
        <w:drawing>
          <wp:inline distT="0" distB="0" distL="0" distR="0" wp14:anchorId="67EFAC17" wp14:editId="70A9DA53">
            <wp:extent cx="3460750" cy="14859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750" cy="1485900"/>
                    </a:xfrm>
                    <a:prstGeom prst="rect">
                      <a:avLst/>
                    </a:prstGeom>
                    <a:noFill/>
                    <a:ln>
                      <a:noFill/>
                    </a:ln>
                  </pic:spPr>
                </pic:pic>
              </a:graphicData>
            </a:graphic>
          </wp:inline>
        </w:drawing>
      </w:r>
    </w:p>
    <w:p w:rsidR="0046213F" w:rsidRDefault="0046213F" w:rsidP="00D1508E">
      <w:pPr>
        <w:pStyle w:val="af9"/>
        <w:rPr>
          <w:noProof/>
        </w:rPr>
      </w:pPr>
      <w:r>
        <w:rPr>
          <w:rFonts w:hint="eastAsia"/>
          <w:noProof/>
        </w:rPr>
        <w:t>图</w:t>
      </w:r>
      <w:r w:rsidR="00C030B0">
        <w:rPr>
          <w:noProof/>
        </w:rPr>
        <w:t>4</w:t>
      </w:r>
      <w:r>
        <w:rPr>
          <w:noProof/>
        </w:rPr>
        <w:t>-</w:t>
      </w:r>
      <w:r w:rsidR="00C030B0">
        <w:rPr>
          <w:noProof/>
        </w:rPr>
        <w:t>4</w:t>
      </w:r>
      <w:r>
        <w:rPr>
          <w:rFonts w:hint="eastAsia"/>
          <w:noProof/>
        </w:rPr>
        <w:t>打开工程警告</w:t>
      </w:r>
    </w:p>
    <w:p w:rsidR="0046213F" w:rsidRDefault="0046213F" w:rsidP="0046213F">
      <w:pPr>
        <w:ind w:firstLine="480"/>
        <w:rPr>
          <w:noProof/>
        </w:rPr>
      </w:pPr>
      <w:r>
        <w:rPr>
          <w:rFonts w:hint="eastAsia"/>
          <w:noProof/>
        </w:rPr>
        <w:t>然后在打开的</w:t>
      </w:r>
      <w:r>
        <w:rPr>
          <w:noProof/>
        </w:rPr>
        <w:t>IAR</w:t>
      </w:r>
      <w:r>
        <w:rPr>
          <w:rFonts w:hint="eastAsia"/>
          <w:noProof/>
        </w:rPr>
        <w:t>的菜单栏执行</w:t>
      </w:r>
      <w:r>
        <w:rPr>
          <w:noProof/>
        </w:rPr>
        <w:t>Project-&gt;Add Existing Project…</w:t>
      </w:r>
      <w:r>
        <w:rPr>
          <w:rFonts w:hint="eastAsia"/>
          <w:noProof/>
        </w:rPr>
        <w:t>弹出如下图</w:t>
      </w:r>
      <w:r w:rsidR="00DA48A0">
        <w:rPr>
          <w:noProof/>
        </w:rPr>
        <w:t>4</w:t>
      </w:r>
      <w:r>
        <w:rPr>
          <w:noProof/>
        </w:rPr>
        <w:t>-</w:t>
      </w:r>
      <w:r w:rsidR="00DA48A0">
        <w:rPr>
          <w:noProof/>
        </w:rPr>
        <w:t>4</w:t>
      </w:r>
      <w:r>
        <w:rPr>
          <w:rFonts w:hint="eastAsia"/>
          <w:noProof/>
        </w:rPr>
        <w:t>所示的对话框，然后选中</w:t>
      </w:r>
      <w:r>
        <w:rPr>
          <w:noProof/>
        </w:rPr>
        <w:t>DoorMagneticDetector.ewp</w:t>
      </w:r>
      <w:r>
        <w:rPr>
          <w:rFonts w:hint="eastAsia"/>
          <w:noProof/>
        </w:rPr>
        <w:t>加载该项目工程文件。打开后展开项目为文件组织结构如下图</w:t>
      </w:r>
      <w:r w:rsidR="00DA48A0">
        <w:rPr>
          <w:noProof/>
        </w:rPr>
        <w:t>4</w:t>
      </w:r>
      <w:r>
        <w:rPr>
          <w:noProof/>
        </w:rPr>
        <w:t>-</w:t>
      </w:r>
      <w:r w:rsidR="00DA48A0">
        <w:rPr>
          <w:noProof/>
        </w:rPr>
        <w:t>5</w:t>
      </w:r>
      <w:r>
        <w:rPr>
          <w:rFonts w:hint="eastAsia"/>
          <w:noProof/>
        </w:rPr>
        <w:t>所示：</w:t>
      </w:r>
    </w:p>
    <w:p w:rsidR="0046213F" w:rsidRDefault="0046213F" w:rsidP="006B59AA">
      <w:pPr>
        <w:jc w:val="center"/>
      </w:pPr>
      <w:r>
        <w:rPr>
          <w:noProof/>
        </w:rPr>
        <w:lastRenderedPageBreak/>
        <w:drawing>
          <wp:inline distT="0" distB="0" distL="0" distR="0" wp14:anchorId="3F29988A" wp14:editId="39CDBFAC">
            <wp:extent cx="5276850" cy="35560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556000"/>
                    </a:xfrm>
                    <a:prstGeom prst="rect">
                      <a:avLst/>
                    </a:prstGeom>
                    <a:noFill/>
                    <a:ln>
                      <a:noFill/>
                    </a:ln>
                  </pic:spPr>
                </pic:pic>
              </a:graphicData>
            </a:graphic>
          </wp:inline>
        </w:drawing>
      </w:r>
    </w:p>
    <w:p w:rsidR="0046213F" w:rsidRDefault="0046213F" w:rsidP="006B59AA">
      <w:pPr>
        <w:pStyle w:val="af9"/>
      </w:pPr>
      <w:r>
        <w:rPr>
          <w:rFonts w:hint="eastAsia"/>
          <w:noProof/>
        </w:rPr>
        <w:t>图</w:t>
      </w:r>
      <w:r w:rsidR="00DA48A0">
        <w:rPr>
          <w:noProof/>
        </w:rPr>
        <w:t>4</w:t>
      </w:r>
      <w:r>
        <w:rPr>
          <w:noProof/>
        </w:rPr>
        <w:t>-</w:t>
      </w:r>
      <w:r w:rsidR="00DA48A0">
        <w:rPr>
          <w:noProof/>
        </w:rPr>
        <w:t>5</w:t>
      </w:r>
      <w:r>
        <w:rPr>
          <w:noProof/>
        </w:rPr>
        <w:t xml:space="preserve"> </w:t>
      </w:r>
      <w:r>
        <w:rPr>
          <w:rFonts w:hint="eastAsia"/>
          <w:noProof/>
        </w:rPr>
        <w:t>重新加载</w:t>
      </w:r>
      <w:r>
        <w:rPr>
          <w:noProof/>
        </w:rPr>
        <w:t>Project</w:t>
      </w:r>
      <w:r>
        <w:rPr>
          <w:rFonts w:hint="eastAsia"/>
          <w:noProof/>
        </w:rPr>
        <w:t>后的文件组织结构</w:t>
      </w:r>
    </w:p>
    <w:p w:rsidR="0046213F" w:rsidRDefault="0046213F" w:rsidP="006B59AA">
      <w:pPr>
        <w:pStyle w:val="ae"/>
        <w:ind w:firstLine="448"/>
        <w:rPr>
          <w:noProof/>
        </w:rPr>
      </w:pPr>
      <w:r>
        <w:rPr>
          <w:rFonts w:hint="eastAsia"/>
        </w:rPr>
        <w:t>这里我们会发现项目工程的源文件中的文件结构还是</w:t>
      </w:r>
      <w:proofErr w:type="spellStart"/>
      <w:r>
        <w:t>SampleDevice</w:t>
      </w:r>
      <w:proofErr w:type="spellEnd"/>
      <w:r>
        <w:rPr>
          <w:rFonts w:hint="eastAsia"/>
        </w:rPr>
        <w:t>的文件结构，</w:t>
      </w:r>
      <w:r>
        <w:rPr>
          <w:rFonts w:hint="eastAsia"/>
          <w:noProof/>
        </w:rPr>
        <w:t>需要开发者自己修改并添加正确的文件，修改结束后的文件结构如下图</w:t>
      </w:r>
      <w:r w:rsidR="00985E9F">
        <w:rPr>
          <w:noProof/>
        </w:rPr>
        <w:t>4</w:t>
      </w:r>
      <w:r>
        <w:rPr>
          <w:noProof/>
        </w:rPr>
        <w:t>-</w:t>
      </w:r>
      <w:r w:rsidR="00985E9F">
        <w:rPr>
          <w:noProof/>
        </w:rPr>
        <w:t>6</w:t>
      </w:r>
      <w:r>
        <w:rPr>
          <w:rFonts w:hint="eastAsia"/>
          <w:noProof/>
        </w:rPr>
        <w:t>所示。</w:t>
      </w:r>
    </w:p>
    <w:p w:rsidR="0046213F" w:rsidRDefault="0046213F" w:rsidP="006B59AA">
      <w:pPr>
        <w:jc w:val="center"/>
        <w:rPr>
          <w:noProof/>
        </w:rPr>
      </w:pPr>
      <w:r>
        <w:rPr>
          <w:noProof/>
        </w:rPr>
        <w:drawing>
          <wp:inline distT="0" distB="0" distL="0" distR="0" wp14:anchorId="253F05A6" wp14:editId="7DC874D0">
            <wp:extent cx="5276850" cy="3562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562350"/>
                    </a:xfrm>
                    <a:prstGeom prst="rect">
                      <a:avLst/>
                    </a:prstGeom>
                    <a:noFill/>
                    <a:ln>
                      <a:noFill/>
                    </a:ln>
                  </pic:spPr>
                </pic:pic>
              </a:graphicData>
            </a:graphic>
          </wp:inline>
        </w:drawing>
      </w:r>
    </w:p>
    <w:p w:rsidR="0046213F" w:rsidRDefault="0046213F" w:rsidP="006B59AA">
      <w:pPr>
        <w:pStyle w:val="af9"/>
      </w:pPr>
      <w:r>
        <w:rPr>
          <w:rFonts w:hint="eastAsia"/>
          <w:noProof/>
        </w:rPr>
        <w:t>图</w:t>
      </w:r>
      <w:r w:rsidR="00985E9F">
        <w:rPr>
          <w:noProof/>
        </w:rPr>
        <w:t>4</w:t>
      </w:r>
      <w:r>
        <w:rPr>
          <w:noProof/>
        </w:rPr>
        <w:t>-</w:t>
      </w:r>
      <w:r w:rsidR="00985E9F">
        <w:rPr>
          <w:noProof/>
        </w:rPr>
        <w:t>6</w:t>
      </w:r>
      <w:r>
        <w:rPr>
          <w:noProof/>
        </w:rPr>
        <w:t xml:space="preserve"> </w:t>
      </w:r>
      <w:r>
        <w:rPr>
          <w:rFonts w:hint="eastAsia"/>
          <w:noProof/>
        </w:rPr>
        <w:t>修改后的文件组织结构</w:t>
      </w:r>
    </w:p>
    <w:p w:rsidR="0046213F" w:rsidRDefault="0046213F" w:rsidP="0046213F">
      <w:pPr>
        <w:ind w:firstLine="480"/>
      </w:pPr>
      <w:r>
        <w:rPr>
          <w:rFonts w:hint="eastAsia"/>
        </w:rPr>
        <w:t>一对多的工程结构框架，开发者可以选择</w:t>
      </w:r>
      <w:proofErr w:type="gramStart"/>
      <w:r>
        <w:rPr>
          <w:rFonts w:hint="eastAsia"/>
        </w:rPr>
        <w:t>一单火</w:t>
      </w:r>
      <w:proofErr w:type="gramEnd"/>
      <w:r>
        <w:rPr>
          <w:rFonts w:hint="eastAsia"/>
        </w:rPr>
        <w:t>开关</w:t>
      </w:r>
      <w:proofErr w:type="gramStart"/>
      <w:r>
        <w:rPr>
          <w:rFonts w:hint="eastAsia"/>
        </w:rPr>
        <w:t>或者零火开关</w:t>
      </w:r>
      <w:proofErr w:type="gramEnd"/>
      <w:r>
        <w:rPr>
          <w:rFonts w:hint="eastAsia"/>
        </w:rPr>
        <w:t>的工程结构框架</w:t>
      </w:r>
      <w:r>
        <w:rPr>
          <w:rFonts w:hint="eastAsia"/>
        </w:rPr>
        <w:lastRenderedPageBreak/>
        <w:t>来修改为对应的应用项目的</w:t>
      </w:r>
      <w:r w:rsidR="00B95751">
        <w:rPr>
          <w:rFonts w:hint="eastAsia"/>
        </w:rPr>
        <w:t>工程结构</w:t>
      </w:r>
      <w:r>
        <w:rPr>
          <w:rFonts w:hint="eastAsia"/>
        </w:rPr>
        <w:t>，文件的修改也可以选择对应的文件进行修改。</w:t>
      </w:r>
    </w:p>
    <w:p w:rsidR="0046213F" w:rsidRDefault="0046213F" w:rsidP="0046213F">
      <w:pPr>
        <w:ind w:firstLine="480"/>
      </w:pPr>
      <w:r>
        <w:rPr>
          <w:rFonts w:hint="eastAsia"/>
        </w:rPr>
        <w:t>对于一对多的工程结构框架，这里建议使用同一套应用源码适用多种不同配置的</w:t>
      </w:r>
      <w:r>
        <w:t>Project</w:t>
      </w:r>
      <w:r>
        <w:rPr>
          <w:rFonts w:hint="eastAsia"/>
        </w:rPr>
        <w:t>，在同一</w:t>
      </w:r>
      <w:r>
        <w:t>Workspace</w:t>
      </w:r>
      <w:r>
        <w:rPr>
          <w:rFonts w:hint="eastAsia"/>
        </w:rPr>
        <w:t>中的</w:t>
      </w:r>
      <w:r>
        <w:t>Projects</w:t>
      </w:r>
      <w:r>
        <w:rPr>
          <w:rFonts w:hint="eastAsia"/>
        </w:rPr>
        <w:t>中，通过不同的配置预处理宏去选择编译同一套源码中的不同部分，按照这个方式的处理方法，可以同时解决这一类（系列）产品中的多个产品的程序代码，便于整个系列产品的源码的维护，下面以零火线开关</w:t>
      </w:r>
      <w:r>
        <w:t>1</w:t>
      </w:r>
      <w:r>
        <w:rPr>
          <w:rFonts w:hint="eastAsia"/>
        </w:rPr>
        <w:t>、</w:t>
      </w:r>
      <w:r>
        <w:t>2</w:t>
      </w:r>
      <w:r>
        <w:rPr>
          <w:rFonts w:hint="eastAsia"/>
        </w:rPr>
        <w:t>、</w:t>
      </w:r>
      <w:r>
        <w:t>3</w:t>
      </w:r>
      <w:r>
        <w:rPr>
          <w:rFonts w:hint="eastAsia"/>
        </w:rPr>
        <w:t>键共用同一套应用源码为例作为演示。如面所示的板级配置</w:t>
      </w:r>
      <w:r>
        <w:t>c</w:t>
      </w:r>
      <w:r>
        <w:rPr>
          <w:rFonts w:hint="eastAsia"/>
        </w:rPr>
        <w:t>文件的源码片段。</w:t>
      </w:r>
    </w:p>
    <w:p w:rsidR="0046213F" w:rsidRDefault="0046213F" w:rsidP="0046213F">
      <w:pPr>
        <w:ind w:firstLine="480"/>
        <w:rPr>
          <w:color w:val="00B050"/>
        </w:rPr>
      </w:pPr>
      <w:r>
        <w:rPr>
          <w:color w:val="00B050"/>
        </w:rPr>
        <w:t xml:space="preserve">/* -------------------------IO </w:t>
      </w:r>
      <w:proofErr w:type="spellStart"/>
      <w:r>
        <w:rPr>
          <w:color w:val="00B050"/>
        </w:rPr>
        <w:t>Configration</w:t>
      </w:r>
      <w:proofErr w:type="spellEnd"/>
      <w:r>
        <w:rPr>
          <w:color w:val="00B050"/>
        </w:rPr>
        <w:t>------------------------------------*/</w:t>
      </w:r>
    </w:p>
    <w:p w:rsidR="0046213F" w:rsidRDefault="0046213F" w:rsidP="0046213F">
      <w:pPr>
        <w:ind w:firstLine="480"/>
      </w:pPr>
      <w:proofErr w:type="gramStart"/>
      <w:r>
        <w:t>void</w:t>
      </w:r>
      <w:proofErr w:type="gramEnd"/>
      <w:r>
        <w:t xml:space="preserve"> </w:t>
      </w:r>
      <w:r>
        <w:rPr>
          <w:color w:val="C00000"/>
        </w:rPr>
        <w:t>inline</w:t>
      </w:r>
      <w:r>
        <w:t xml:space="preserve"> HAL_IO_CONFIG_INIT(void)</w:t>
      </w:r>
    </w:p>
    <w:p w:rsidR="0046213F" w:rsidRDefault="0046213F" w:rsidP="0046213F">
      <w:pPr>
        <w:ind w:firstLine="480"/>
      </w:pPr>
      <w:r>
        <w:t>{</w:t>
      </w:r>
    </w:p>
    <w:p w:rsidR="0046213F" w:rsidRDefault="0046213F" w:rsidP="0046213F">
      <w:pPr>
        <w:ind w:firstLine="480"/>
      </w:pPr>
      <w:r>
        <w:t xml:space="preserve">  LED1_DDR |= LED1_BV;</w:t>
      </w:r>
    </w:p>
    <w:p w:rsidR="0046213F" w:rsidRDefault="0046213F" w:rsidP="0046213F">
      <w:pPr>
        <w:ind w:firstLine="480"/>
      </w:pPr>
      <w:r>
        <w:t xml:space="preserve">  LED2_DDR |= LED2_BV;</w:t>
      </w:r>
    </w:p>
    <w:p w:rsidR="0046213F" w:rsidRDefault="0046213F" w:rsidP="0046213F">
      <w:pPr>
        <w:ind w:firstLine="480"/>
      </w:pPr>
      <w:r>
        <w:t xml:space="preserve">  HAL_TURN_OFF_</w:t>
      </w:r>
      <w:proofErr w:type="gramStart"/>
      <w:r>
        <w:t>LED1(</w:t>
      </w:r>
      <w:proofErr w:type="gramEnd"/>
      <w:r>
        <w:t>);</w:t>
      </w:r>
    </w:p>
    <w:p w:rsidR="0046213F" w:rsidRDefault="0046213F" w:rsidP="0046213F">
      <w:pPr>
        <w:ind w:firstLine="480"/>
      </w:pPr>
      <w:r>
        <w:t xml:space="preserve">  HAL_TURN_OFF_</w:t>
      </w:r>
      <w:proofErr w:type="gramStart"/>
      <w:r>
        <w:t>LED2(</w:t>
      </w:r>
      <w:proofErr w:type="gramEnd"/>
      <w:r>
        <w:t>);</w:t>
      </w:r>
    </w:p>
    <w:p w:rsidR="0046213F" w:rsidRDefault="0046213F" w:rsidP="0046213F">
      <w:pPr>
        <w:ind w:firstLine="480"/>
        <w:rPr>
          <w:color w:val="00B050"/>
        </w:rPr>
      </w:pPr>
      <w:r>
        <w:rPr>
          <w:color w:val="00B050"/>
        </w:rPr>
        <w:t xml:space="preserve">  /* ------Configurations 1 for switch key 1------ */</w:t>
      </w:r>
    </w:p>
    <w:p w:rsidR="0046213F" w:rsidRDefault="0046213F" w:rsidP="0046213F">
      <w:pPr>
        <w:ind w:firstLine="480"/>
        <w:rPr>
          <w:color w:val="0070C0"/>
        </w:rPr>
      </w:pPr>
      <w:r>
        <w:rPr>
          <w:color w:val="0070C0"/>
        </w:rPr>
        <w:t xml:space="preserve">#if </w:t>
      </w:r>
      <w:proofErr w:type="gramStart"/>
      <w:r>
        <w:rPr>
          <w:color w:val="0070C0"/>
        </w:rPr>
        <w:t>defined(</w:t>
      </w:r>
      <w:proofErr w:type="gramEnd"/>
      <w:r>
        <w:rPr>
          <w:color w:val="0070C0"/>
        </w:rPr>
        <w:t>N1KEY) || defined(N2KEY) || defined(N3KEY)</w:t>
      </w:r>
    </w:p>
    <w:p w:rsidR="0046213F" w:rsidRDefault="0046213F" w:rsidP="0046213F">
      <w:pPr>
        <w:ind w:firstLine="480"/>
      </w:pPr>
      <w:r>
        <w:t xml:space="preserve">  LED3_DDR |= LED3_BV;</w:t>
      </w:r>
    </w:p>
    <w:p w:rsidR="0046213F" w:rsidRDefault="0046213F" w:rsidP="0046213F">
      <w:pPr>
        <w:ind w:firstLine="480"/>
      </w:pPr>
      <w:r>
        <w:t xml:space="preserve">  LED4_DDR |= LED4_BV;</w:t>
      </w:r>
    </w:p>
    <w:p w:rsidR="0046213F" w:rsidRDefault="0046213F" w:rsidP="0046213F">
      <w:pPr>
        <w:ind w:firstLine="480"/>
      </w:pPr>
      <w:r>
        <w:t xml:space="preserve">  HAL_TURN_OFF_</w:t>
      </w:r>
      <w:proofErr w:type="gramStart"/>
      <w:r>
        <w:t>LED3(</w:t>
      </w:r>
      <w:proofErr w:type="gramEnd"/>
      <w:r>
        <w:t>);</w:t>
      </w:r>
    </w:p>
    <w:p w:rsidR="0046213F" w:rsidRDefault="0046213F" w:rsidP="0046213F">
      <w:pPr>
        <w:ind w:firstLine="480"/>
      </w:pPr>
      <w:r>
        <w:t xml:space="preserve">  HAL_TURN_ON_</w:t>
      </w:r>
      <w:proofErr w:type="gramStart"/>
      <w:r>
        <w:t>LED4(</w:t>
      </w:r>
      <w:proofErr w:type="gramEnd"/>
      <w:r>
        <w:t>);</w:t>
      </w:r>
    </w:p>
    <w:p w:rsidR="0046213F" w:rsidRDefault="0046213F" w:rsidP="0046213F">
      <w:pPr>
        <w:ind w:firstLine="480"/>
      </w:pPr>
      <w:r>
        <w:t xml:space="preserve">  RELAY_CTL1A_DDR |= RELAY_CTL1A_BV;</w:t>
      </w:r>
    </w:p>
    <w:p w:rsidR="0046213F" w:rsidRDefault="0046213F" w:rsidP="0046213F">
      <w:pPr>
        <w:ind w:firstLine="480"/>
      </w:pPr>
      <w:r>
        <w:t xml:space="preserve">  RELAY_CTL1A_SBIT = 0;</w:t>
      </w:r>
    </w:p>
    <w:p w:rsidR="0046213F" w:rsidRDefault="0046213F" w:rsidP="0046213F">
      <w:pPr>
        <w:ind w:firstLine="480"/>
        <w:rPr>
          <w:color w:val="0070C0"/>
        </w:rPr>
      </w:pPr>
      <w:r>
        <w:rPr>
          <w:color w:val="0070C0"/>
        </w:rPr>
        <w:t>#</w:t>
      </w:r>
      <w:proofErr w:type="spellStart"/>
      <w:r>
        <w:rPr>
          <w:color w:val="0070C0"/>
        </w:rPr>
        <w:t>endif</w:t>
      </w:r>
      <w:proofErr w:type="spellEnd"/>
    </w:p>
    <w:p w:rsidR="0046213F" w:rsidRDefault="0046213F" w:rsidP="0046213F">
      <w:pPr>
        <w:ind w:firstLine="480"/>
        <w:rPr>
          <w:color w:val="00B050"/>
        </w:rPr>
      </w:pPr>
      <w:r>
        <w:rPr>
          <w:color w:val="00B050"/>
        </w:rPr>
        <w:t xml:space="preserve">  /* ------Configurations 2 for switch key 2------ */</w:t>
      </w:r>
    </w:p>
    <w:p w:rsidR="0046213F" w:rsidRDefault="0046213F" w:rsidP="0046213F">
      <w:pPr>
        <w:ind w:firstLine="480"/>
        <w:rPr>
          <w:color w:val="0070C0"/>
        </w:rPr>
      </w:pPr>
      <w:r>
        <w:rPr>
          <w:color w:val="0070C0"/>
        </w:rPr>
        <w:t xml:space="preserve">#if </w:t>
      </w:r>
      <w:proofErr w:type="gramStart"/>
      <w:r>
        <w:rPr>
          <w:color w:val="0070C0"/>
        </w:rPr>
        <w:t>defined(</w:t>
      </w:r>
      <w:proofErr w:type="gramEnd"/>
      <w:r>
        <w:rPr>
          <w:color w:val="0070C0"/>
        </w:rPr>
        <w:t>N2KEY) || defined(N3KEY)</w:t>
      </w:r>
    </w:p>
    <w:p w:rsidR="0046213F" w:rsidRDefault="0046213F" w:rsidP="0046213F">
      <w:pPr>
        <w:ind w:firstLine="480"/>
      </w:pPr>
      <w:r>
        <w:t xml:space="preserve">  LED5_DDR |= LED5_BV;</w:t>
      </w:r>
    </w:p>
    <w:p w:rsidR="0046213F" w:rsidRDefault="0046213F" w:rsidP="0046213F">
      <w:pPr>
        <w:ind w:firstLine="480"/>
      </w:pPr>
      <w:r>
        <w:t xml:space="preserve">  LED6_DDR |= LED6_BV;</w:t>
      </w:r>
    </w:p>
    <w:p w:rsidR="0046213F" w:rsidRDefault="0046213F" w:rsidP="0046213F">
      <w:pPr>
        <w:ind w:firstLine="480"/>
      </w:pPr>
      <w:r>
        <w:t xml:space="preserve">  HAL_TURN_OFF_</w:t>
      </w:r>
      <w:proofErr w:type="gramStart"/>
      <w:r>
        <w:t>LED5(</w:t>
      </w:r>
      <w:proofErr w:type="gramEnd"/>
      <w:r>
        <w:t>);</w:t>
      </w:r>
    </w:p>
    <w:p w:rsidR="0046213F" w:rsidRDefault="0046213F" w:rsidP="0046213F">
      <w:pPr>
        <w:ind w:firstLine="480"/>
      </w:pPr>
      <w:r>
        <w:t xml:space="preserve">  HAL_TURN_ON_</w:t>
      </w:r>
      <w:proofErr w:type="gramStart"/>
      <w:r>
        <w:t>LED6(</w:t>
      </w:r>
      <w:proofErr w:type="gramEnd"/>
      <w:r>
        <w:t>);</w:t>
      </w:r>
    </w:p>
    <w:p w:rsidR="0046213F" w:rsidRDefault="0046213F" w:rsidP="0046213F">
      <w:pPr>
        <w:ind w:firstLine="480"/>
      </w:pPr>
      <w:r>
        <w:t xml:space="preserve">  RELAY_CTL2A_DDR |= RELAY_CTL2A_BV;</w:t>
      </w:r>
    </w:p>
    <w:p w:rsidR="0046213F" w:rsidRDefault="0046213F" w:rsidP="0046213F">
      <w:pPr>
        <w:ind w:firstLine="480"/>
      </w:pPr>
      <w:r>
        <w:t xml:space="preserve">  RELAY_CTL2A_SBIT = 0;</w:t>
      </w:r>
    </w:p>
    <w:p w:rsidR="0046213F" w:rsidRDefault="0046213F" w:rsidP="0046213F">
      <w:pPr>
        <w:ind w:firstLine="480"/>
        <w:rPr>
          <w:color w:val="0070C0"/>
        </w:rPr>
      </w:pPr>
      <w:r>
        <w:rPr>
          <w:color w:val="0070C0"/>
        </w:rPr>
        <w:t>#</w:t>
      </w:r>
      <w:proofErr w:type="spellStart"/>
      <w:r>
        <w:rPr>
          <w:color w:val="0070C0"/>
        </w:rPr>
        <w:t>endif</w:t>
      </w:r>
      <w:proofErr w:type="spellEnd"/>
    </w:p>
    <w:p w:rsidR="0046213F" w:rsidRDefault="0046213F" w:rsidP="0046213F">
      <w:pPr>
        <w:ind w:firstLine="480"/>
        <w:rPr>
          <w:color w:val="00B050"/>
        </w:rPr>
      </w:pPr>
      <w:r>
        <w:rPr>
          <w:color w:val="00B050"/>
        </w:rPr>
        <w:t xml:space="preserve">  /* ------Configurations 3 for switch key 3------ */</w:t>
      </w:r>
    </w:p>
    <w:p w:rsidR="0046213F" w:rsidRDefault="0046213F" w:rsidP="0046213F">
      <w:pPr>
        <w:ind w:firstLine="480"/>
        <w:rPr>
          <w:color w:val="0070C0"/>
        </w:rPr>
      </w:pPr>
      <w:r>
        <w:rPr>
          <w:color w:val="0070C0"/>
        </w:rPr>
        <w:t xml:space="preserve">#if </w:t>
      </w:r>
      <w:proofErr w:type="gramStart"/>
      <w:r>
        <w:rPr>
          <w:color w:val="0070C0"/>
        </w:rPr>
        <w:t>defined(</w:t>
      </w:r>
      <w:proofErr w:type="gramEnd"/>
      <w:r>
        <w:rPr>
          <w:color w:val="0070C0"/>
        </w:rPr>
        <w:t>N3KEY)</w:t>
      </w:r>
    </w:p>
    <w:p w:rsidR="0046213F" w:rsidRDefault="0046213F" w:rsidP="0046213F">
      <w:pPr>
        <w:ind w:firstLine="480"/>
      </w:pPr>
      <w:r>
        <w:t xml:space="preserve">  LED7_DDR |= LED7_BV;</w:t>
      </w:r>
    </w:p>
    <w:p w:rsidR="0046213F" w:rsidRDefault="0046213F" w:rsidP="0046213F">
      <w:pPr>
        <w:ind w:firstLine="480"/>
      </w:pPr>
      <w:r>
        <w:t xml:space="preserve">  LED8_DDR |= LED8_BV;</w:t>
      </w:r>
    </w:p>
    <w:p w:rsidR="0046213F" w:rsidRDefault="0046213F" w:rsidP="0046213F">
      <w:pPr>
        <w:ind w:firstLine="480"/>
      </w:pPr>
      <w:r>
        <w:t xml:space="preserve">  HAL_TURN_OFF_</w:t>
      </w:r>
      <w:proofErr w:type="gramStart"/>
      <w:r>
        <w:t>LED7(</w:t>
      </w:r>
      <w:proofErr w:type="gramEnd"/>
      <w:r>
        <w:t>);</w:t>
      </w:r>
    </w:p>
    <w:p w:rsidR="0046213F" w:rsidRDefault="0046213F" w:rsidP="0046213F">
      <w:pPr>
        <w:ind w:firstLine="480"/>
      </w:pPr>
      <w:r>
        <w:t xml:space="preserve">  HAL_TURN_ON_</w:t>
      </w:r>
      <w:proofErr w:type="gramStart"/>
      <w:r>
        <w:t>LED8(</w:t>
      </w:r>
      <w:proofErr w:type="gramEnd"/>
      <w:r>
        <w:t>);</w:t>
      </w:r>
    </w:p>
    <w:p w:rsidR="0046213F" w:rsidRDefault="0046213F" w:rsidP="0046213F">
      <w:pPr>
        <w:ind w:firstLine="480"/>
      </w:pPr>
      <w:r>
        <w:t xml:space="preserve">  RELAY_CTL3A_DDR |= RELAY_CTL3A_BV;</w:t>
      </w:r>
    </w:p>
    <w:p w:rsidR="0046213F" w:rsidRDefault="0046213F" w:rsidP="0046213F">
      <w:pPr>
        <w:ind w:firstLine="480"/>
      </w:pPr>
      <w:r>
        <w:t xml:space="preserve">  RELAY_CTL3A_SBIT = 0;</w:t>
      </w:r>
    </w:p>
    <w:p w:rsidR="0046213F" w:rsidRDefault="0046213F" w:rsidP="0046213F">
      <w:pPr>
        <w:ind w:firstLine="480"/>
        <w:rPr>
          <w:color w:val="0070C0"/>
        </w:rPr>
      </w:pPr>
      <w:r>
        <w:rPr>
          <w:color w:val="0070C0"/>
        </w:rPr>
        <w:t>#</w:t>
      </w:r>
      <w:proofErr w:type="spellStart"/>
      <w:r>
        <w:rPr>
          <w:color w:val="0070C0"/>
        </w:rPr>
        <w:t>endif</w:t>
      </w:r>
      <w:proofErr w:type="spellEnd"/>
    </w:p>
    <w:p w:rsidR="0046213F" w:rsidRDefault="0046213F" w:rsidP="0046213F">
      <w:pPr>
        <w:ind w:firstLine="480"/>
      </w:pPr>
      <w:r>
        <w:lastRenderedPageBreak/>
        <w:t>}</w:t>
      </w:r>
    </w:p>
    <w:p w:rsidR="0046213F" w:rsidRDefault="0046213F" w:rsidP="0046213F">
      <w:pPr>
        <w:ind w:firstLine="480"/>
      </w:pPr>
      <w:r>
        <w:rPr>
          <w:rFonts w:hint="eastAsia"/>
        </w:rPr>
        <w:t>通过</w:t>
      </w:r>
      <w:r>
        <w:t>N1KEY</w:t>
      </w:r>
      <w:r>
        <w:rPr>
          <w:rFonts w:hint="eastAsia"/>
        </w:rPr>
        <w:t>、</w:t>
      </w:r>
      <w:r>
        <w:t>N2KEY</w:t>
      </w:r>
      <w:r>
        <w:rPr>
          <w:rFonts w:hint="eastAsia"/>
        </w:rPr>
        <w:t>、</w:t>
      </w:r>
      <w:r>
        <w:t>N3KEY</w:t>
      </w:r>
      <w:r>
        <w:rPr>
          <w:rFonts w:hint="eastAsia"/>
        </w:rPr>
        <w:t>三个宏来</w:t>
      </w:r>
      <w:proofErr w:type="gramStart"/>
      <w:r>
        <w:rPr>
          <w:rFonts w:hint="eastAsia"/>
        </w:rPr>
        <w:t>区分零火</w:t>
      </w:r>
      <w:proofErr w:type="gramEnd"/>
      <w:r>
        <w:t>1</w:t>
      </w:r>
      <w:r>
        <w:rPr>
          <w:rFonts w:hint="eastAsia"/>
        </w:rPr>
        <w:t>键、</w:t>
      </w:r>
      <w:r>
        <w:t>2</w:t>
      </w:r>
      <w:r>
        <w:rPr>
          <w:rFonts w:hint="eastAsia"/>
        </w:rPr>
        <w:t>键、</w:t>
      </w:r>
      <w:r>
        <w:t>3</w:t>
      </w:r>
      <w:r>
        <w:rPr>
          <w:rFonts w:hint="eastAsia"/>
        </w:rPr>
        <w:t>键开关需要的代码内容，在编译时根据上面的三个宏来选择性的编译。</w:t>
      </w:r>
    </w:p>
    <w:p w:rsidR="0046213F" w:rsidRDefault="0046213F" w:rsidP="002F2F5A">
      <w:pPr>
        <w:pStyle w:val="2"/>
      </w:pPr>
      <w:bookmarkStart w:id="62" w:name="_Toc434829201"/>
      <w:bookmarkStart w:id="63" w:name="_Toc428780501"/>
      <w:bookmarkStart w:id="64" w:name="_Toc455429211"/>
      <w:r>
        <w:rPr>
          <w:rFonts w:hint="eastAsia"/>
        </w:rPr>
        <w:t>增加编译配置宏和头文件</w:t>
      </w:r>
      <w:bookmarkEnd w:id="62"/>
      <w:bookmarkEnd w:id="63"/>
      <w:bookmarkEnd w:id="64"/>
    </w:p>
    <w:p w:rsidR="0046213F" w:rsidRDefault="0046213F" w:rsidP="0046213F">
      <w:pPr>
        <w:ind w:firstLine="480"/>
        <w:rPr>
          <w:noProof/>
        </w:rPr>
      </w:pPr>
      <w:r>
        <w:rPr>
          <w:rFonts w:hint="eastAsia"/>
          <w:noProof/>
        </w:rPr>
        <w:t>打开</w:t>
      </w:r>
      <w:bookmarkStart w:id="65" w:name="OLE_LINK12"/>
      <w:r>
        <w:rPr>
          <w:noProof/>
        </w:rPr>
        <w:t>WZCL-&gt;DeviceConfig.h</w:t>
      </w:r>
      <w:bookmarkEnd w:id="65"/>
      <w:r>
        <w:rPr>
          <w:rFonts w:hint="eastAsia"/>
          <w:noProof/>
        </w:rPr>
        <w:t>文件，针对开发应用定义一个全局的宏。例如这里我们定义门窗磁设备的宏为</w:t>
      </w:r>
      <w:r>
        <w:rPr>
          <w:noProof/>
        </w:rPr>
        <w:t>DOOR_MAGNETIC_DETECTOR</w:t>
      </w:r>
      <w:r>
        <w:rPr>
          <w:rFonts w:hint="eastAsia"/>
          <w:noProof/>
        </w:rPr>
        <w:t>，然后参照样例</w:t>
      </w:r>
      <w:r>
        <w:rPr>
          <w:noProof/>
        </w:rPr>
        <w:t>SampleDevice</w:t>
      </w:r>
      <w:r>
        <w:rPr>
          <w:rFonts w:hint="eastAsia"/>
          <w:noProof/>
        </w:rPr>
        <w:t>的配置头文件的包含方法，定义门磁的头文件包含方法。</w:t>
      </w:r>
    </w:p>
    <w:p w:rsidR="0046213F" w:rsidRDefault="0046213F" w:rsidP="0046213F">
      <w:pPr>
        <w:ind w:firstLine="480"/>
        <w:rPr>
          <w:noProof/>
        </w:rPr>
      </w:pPr>
      <w:r>
        <w:rPr>
          <w:rFonts w:hint="eastAsia"/>
          <w:noProof/>
        </w:rPr>
        <w:t>在文件</w:t>
      </w:r>
      <w:r>
        <w:rPr>
          <w:noProof/>
        </w:rPr>
        <w:t>DeviceConfig.h</w:t>
      </w:r>
      <w:r>
        <w:rPr>
          <w:rFonts w:hint="eastAsia"/>
          <w:noProof/>
        </w:rPr>
        <w:t>中</w:t>
      </w:r>
      <w:r>
        <w:rPr>
          <w:noProof/>
        </w:rPr>
        <w:t xml:space="preserve"> </w:t>
      </w:r>
      <w:r>
        <w:rPr>
          <w:rFonts w:hint="eastAsia"/>
          <w:noProof/>
        </w:rPr>
        <w:t>如下面的代码段下增加门窗磁的头文件包含代码段，如红色字体部分所示。</w:t>
      </w:r>
    </w:p>
    <w:p w:rsidR="0046213F" w:rsidRDefault="0046213F" w:rsidP="0046213F">
      <w:pPr>
        <w:ind w:firstLine="480"/>
        <w:rPr>
          <w:noProof/>
          <w:color w:val="0070C0"/>
        </w:rPr>
      </w:pPr>
      <w:r>
        <w:rPr>
          <w:noProof/>
          <w:color w:val="0070C0"/>
        </w:rPr>
        <w:t xml:space="preserve">/* SmartRoom SampleDevice */  </w:t>
      </w:r>
    </w:p>
    <w:p w:rsidR="0046213F" w:rsidRDefault="0046213F" w:rsidP="0046213F">
      <w:pPr>
        <w:ind w:firstLine="480"/>
        <w:rPr>
          <w:noProof/>
          <w:color w:val="0070C0"/>
        </w:rPr>
      </w:pPr>
      <w:r>
        <w:rPr>
          <w:noProof/>
          <w:color w:val="0070C0"/>
        </w:rPr>
        <w:t xml:space="preserve">#if defined(SAMPLEDEVICE)  </w:t>
      </w:r>
    </w:p>
    <w:p w:rsidR="0046213F" w:rsidRDefault="0046213F" w:rsidP="0046213F">
      <w:pPr>
        <w:ind w:firstLine="480"/>
        <w:rPr>
          <w:noProof/>
          <w:color w:val="0070C0"/>
        </w:rPr>
      </w:pPr>
      <w:r>
        <w:rPr>
          <w:noProof/>
          <w:color w:val="0070C0"/>
        </w:rPr>
        <w:t>#include "SampleDeviceUserApp.h"</w:t>
      </w:r>
    </w:p>
    <w:p w:rsidR="0046213F" w:rsidRDefault="0046213F" w:rsidP="0046213F">
      <w:pPr>
        <w:ind w:firstLine="480"/>
        <w:rPr>
          <w:noProof/>
          <w:color w:val="0070C0"/>
        </w:rPr>
      </w:pPr>
      <w:r>
        <w:rPr>
          <w:noProof/>
          <w:color w:val="0070C0"/>
        </w:rPr>
        <w:t>#endif</w:t>
      </w:r>
    </w:p>
    <w:p w:rsidR="0046213F" w:rsidRDefault="0046213F" w:rsidP="0046213F">
      <w:pPr>
        <w:ind w:firstLine="480"/>
      </w:pPr>
    </w:p>
    <w:p w:rsidR="0046213F" w:rsidRDefault="0046213F" w:rsidP="0046213F">
      <w:pPr>
        <w:ind w:firstLine="480"/>
        <w:rPr>
          <w:color w:val="FF0000"/>
        </w:rPr>
      </w:pPr>
      <w:r>
        <w:rPr>
          <w:color w:val="FF0000"/>
        </w:rPr>
        <w:t xml:space="preserve">/* </w:t>
      </w:r>
      <w:proofErr w:type="spellStart"/>
      <w:r>
        <w:rPr>
          <w:color w:val="FF0000"/>
        </w:rPr>
        <w:t>SmartRoom</w:t>
      </w:r>
      <w:proofErr w:type="spellEnd"/>
      <w:r>
        <w:rPr>
          <w:rFonts w:hint="eastAsia"/>
          <w:color w:val="FF0000"/>
        </w:rPr>
        <w:t>门窗磁探测器</w:t>
      </w:r>
      <w:r>
        <w:rPr>
          <w:color w:val="FF0000"/>
        </w:rPr>
        <w:t>-01</w:t>
      </w:r>
      <w:r>
        <w:rPr>
          <w:rFonts w:hint="eastAsia"/>
          <w:color w:val="FF0000"/>
        </w:rPr>
        <w:t>型</w:t>
      </w:r>
      <w:r>
        <w:rPr>
          <w:color w:val="FF0000"/>
        </w:rPr>
        <w:t xml:space="preserve">*/  </w:t>
      </w:r>
    </w:p>
    <w:p w:rsidR="0046213F" w:rsidRDefault="0046213F" w:rsidP="0046213F">
      <w:pPr>
        <w:ind w:firstLine="480"/>
        <w:rPr>
          <w:color w:val="FF0000"/>
        </w:rPr>
      </w:pPr>
      <w:r>
        <w:rPr>
          <w:color w:val="FF0000"/>
        </w:rPr>
        <w:t xml:space="preserve">#if </w:t>
      </w:r>
      <w:proofErr w:type="gramStart"/>
      <w:r>
        <w:rPr>
          <w:color w:val="FF0000"/>
        </w:rPr>
        <w:t>defined(</w:t>
      </w:r>
      <w:proofErr w:type="gramEnd"/>
      <w:r>
        <w:rPr>
          <w:color w:val="FF0000"/>
        </w:rPr>
        <w:t>DOOR_MAGNETIC_DETECTOR)</w:t>
      </w:r>
    </w:p>
    <w:p w:rsidR="0046213F" w:rsidRDefault="0046213F" w:rsidP="0046213F">
      <w:pPr>
        <w:ind w:firstLine="480"/>
        <w:rPr>
          <w:color w:val="FF0000"/>
        </w:rPr>
      </w:pPr>
      <w:r>
        <w:rPr>
          <w:color w:val="FF0000"/>
        </w:rPr>
        <w:t>#include "</w:t>
      </w:r>
      <w:proofErr w:type="spellStart"/>
      <w:r>
        <w:rPr>
          <w:color w:val="FF0000"/>
        </w:rPr>
        <w:t>DoorMagneticDetectorUserApp.h</w:t>
      </w:r>
      <w:proofErr w:type="spellEnd"/>
      <w:r>
        <w:rPr>
          <w:color w:val="FF0000"/>
        </w:rPr>
        <w:t>"</w:t>
      </w:r>
    </w:p>
    <w:p w:rsidR="0046213F" w:rsidRDefault="0046213F" w:rsidP="0046213F">
      <w:pPr>
        <w:ind w:firstLine="480"/>
        <w:rPr>
          <w:color w:val="FF0000"/>
        </w:rPr>
      </w:pPr>
      <w:r>
        <w:rPr>
          <w:color w:val="FF0000"/>
        </w:rPr>
        <w:t>#</w:t>
      </w:r>
      <w:proofErr w:type="spellStart"/>
      <w:r>
        <w:rPr>
          <w:color w:val="FF0000"/>
        </w:rPr>
        <w:t>endif</w:t>
      </w:r>
      <w:proofErr w:type="spellEnd"/>
    </w:p>
    <w:p w:rsidR="0046213F" w:rsidRDefault="0046213F" w:rsidP="0046213F">
      <w:pPr>
        <w:ind w:firstLine="480"/>
        <w:rPr>
          <w:noProof/>
        </w:rPr>
      </w:pPr>
      <w:r>
        <w:rPr>
          <w:rFonts w:hint="eastAsia"/>
        </w:rPr>
        <w:t>在文件</w:t>
      </w:r>
      <w:r>
        <w:rPr>
          <w:noProof/>
        </w:rPr>
        <w:t>WZCL-&gt;hal_board_config.h</w:t>
      </w:r>
      <w:r>
        <w:rPr>
          <w:rFonts w:hint="eastAsia"/>
          <w:noProof/>
        </w:rPr>
        <w:t>中增加对应用板级配置接口的头文件引用例如门磁设备板级配置的引用为</w:t>
      </w:r>
    </w:p>
    <w:p w:rsidR="0046213F" w:rsidRDefault="0046213F" w:rsidP="0046213F">
      <w:pPr>
        <w:ind w:firstLine="480"/>
        <w:rPr>
          <w:color w:val="FF0000"/>
        </w:rPr>
      </w:pPr>
      <w:r>
        <w:rPr>
          <w:color w:val="FF0000"/>
        </w:rPr>
        <w:t xml:space="preserve">/* </w:t>
      </w:r>
      <w:proofErr w:type="spellStart"/>
      <w:r>
        <w:rPr>
          <w:color w:val="FF0000"/>
        </w:rPr>
        <w:t>SmartRoom</w:t>
      </w:r>
      <w:proofErr w:type="spellEnd"/>
      <w:r>
        <w:rPr>
          <w:rFonts w:hint="eastAsia"/>
          <w:color w:val="FF0000"/>
        </w:rPr>
        <w:t>门窗磁探测器</w:t>
      </w:r>
      <w:r>
        <w:rPr>
          <w:color w:val="FF0000"/>
        </w:rPr>
        <w:t>-01</w:t>
      </w:r>
      <w:r>
        <w:rPr>
          <w:rFonts w:hint="eastAsia"/>
          <w:color w:val="FF0000"/>
        </w:rPr>
        <w:t>型</w:t>
      </w:r>
      <w:r>
        <w:rPr>
          <w:color w:val="FF0000"/>
        </w:rPr>
        <w:t xml:space="preserve">*/    </w:t>
      </w:r>
    </w:p>
    <w:p w:rsidR="0046213F" w:rsidRDefault="0046213F" w:rsidP="0046213F">
      <w:pPr>
        <w:ind w:firstLine="480"/>
        <w:rPr>
          <w:color w:val="FF0000"/>
        </w:rPr>
      </w:pPr>
      <w:r>
        <w:rPr>
          <w:color w:val="FF0000"/>
        </w:rPr>
        <w:t xml:space="preserve">#if </w:t>
      </w:r>
      <w:proofErr w:type="gramStart"/>
      <w:r>
        <w:rPr>
          <w:color w:val="FF0000"/>
        </w:rPr>
        <w:t>defined(</w:t>
      </w:r>
      <w:proofErr w:type="gramEnd"/>
      <w:r>
        <w:rPr>
          <w:color w:val="FF0000"/>
        </w:rPr>
        <w:t>DOOR_MAGNETIC_DETECTOR)</w:t>
      </w:r>
    </w:p>
    <w:p w:rsidR="0046213F" w:rsidRDefault="0046213F" w:rsidP="0046213F">
      <w:pPr>
        <w:ind w:firstLine="480"/>
        <w:rPr>
          <w:color w:val="FF0000"/>
        </w:rPr>
      </w:pPr>
      <w:r>
        <w:rPr>
          <w:color w:val="FF0000"/>
        </w:rPr>
        <w:t>#include "</w:t>
      </w:r>
      <w:proofErr w:type="spellStart"/>
      <w:r>
        <w:rPr>
          <w:color w:val="FF0000"/>
        </w:rPr>
        <w:t>DoorMagneticDetectorBoardCfg.h</w:t>
      </w:r>
      <w:proofErr w:type="spellEnd"/>
      <w:r>
        <w:rPr>
          <w:color w:val="FF0000"/>
        </w:rPr>
        <w:t>"</w:t>
      </w:r>
    </w:p>
    <w:p w:rsidR="0046213F" w:rsidRDefault="0046213F" w:rsidP="0046213F">
      <w:pPr>
        <w:ind w:firstLine="480"/>
        <w:rPr>
          <w:color w:val="FF0000"/>
        </w:rPr>
      </w:pPr>
      <w:r>
        <w:rPr>
          <w:color w:val="FF0000"/>
        </w:rPr>
        <w:t>#</w:t>
      </w:r>
      <w:proofErr w:type="spellStart"/>
      <w:r>
        <w:rPr>
          <w:color w:val="FF0000"/>
        </w:rPr>
        <w:t>endif</w:t>
      </w:r>
      <w:proofErr w:type="spellEnd"/>
    </w:p>
    <w:p w:rsidR="0046213F" w:rsidRDefault="0046213F" w:rsidP="0046213F">
      <w:pPr>
        <w:ind w:firstLine="480"/>
      </w:pPr>
      <w:r>
        <w:rPr>
          <w:rFonts w:hint="eastAsia"/>
        </w:rPr>
        <w:t>增加预处理宏定义，预处理宏定义在这里我们通过加载额外的文件的方式来定义预处理宏，如上图</w:t>
      </w:r>
      <w:r w:rsidR="00D91E7C">
        <w:t>3-1</w:t>
      </w:r>
      <w:r>
        <w:rPr>
          <w:rFonts w:hint="eastAsia"/>
        </w:rPr>
        <w:t>的文件组织结构中的</w:t>
      </w:r>
      <w:r>
        <w:t>Tools</w:t>
      </w:r>
      <w:r>
        <w:rPr>
          <w:rFonts w:hint="eastAsia"/>
        </w:rPr>
        <w:t>目录中的</w:t>
      </w:r>
      <w:r>
        <w:t>f8wDevice.cfg</w:t>
      </w:r>
      <w:r>
        <w:rPr>
          <w:rFonts w:hint="eastAsia"/>
        </w:rPr>
        <w:t>的预处理配置文件，该文件在路径</w:t>
      </w:r>
      <w:r>
        <w:t>$PROJ_DIR$\..\Source\Tools\f8wDevice.cfg</w:t>
      </w:r>
      <w:r>
        <w:rPr>
          <w:rFonts w:hint="eastAsia"/>
        </w:rPr>
        <w:t>下，在使用</w:t>
      </w:r>
      <w:proofErr w:type="spellStart"/>
      <w:r>
        <w:t>SampleDevice</w:t>
      </w:r>
      <w:proofErr w:type="spellEnd"/>
      <w:r>
        <w:rPr>
          <w:rFonts w:hint="eastAsia"/>
        </w:rPr>
        <w:t>的样例项目创建新的应用工程项目时该文件已经默认在下图</w:t>
      </w:r>
      <w:r w:rsidR="004809FE">
        <w:t>4</w:t>
      </w:r>
      <w:r>
        <w:t>-</w:t>
      </w:r>
      <w:r w:rsidR="004809FE">
        <w:t>7</w:t>
      </w:r>
      <w:r>
        <w:rPr>
          <w:rFonts w:hint="eastAsia"/>
        </w:rPr>
        <w:t>所示的位置中加载了。</w:t>
      </w:r>
    </w:p>
    <w:p w:rsidR="0046213F" w:rsidRDefault="0046213F" w:rsidP="0014412D">
      <w:pPr>
        <w:jc w:val="center"/>
        <w:rPr>
          <w:noProof/>
        </w:rPr>
      </w:pPr>
      <w:r>
        <w:rPr>
          <w:noProof/>
        </w:rPr>
        <w:lastRenderedPageBreak/>
        <w:drawing>
          <wp:inline distT="0" distB="0" distL="0" distR="0" wp14:anchorId="6755DCAD" wp14:editId="63FFC0D9">
            <wp:extent cx="3213100" cy="28702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3100" cy="2870200"/>
                    </a:xfrm>
                    <a:prstGeom prst="rect">
                      <a:avLst/>
                    </a:prstGeom>
                    <a:noFill/>
                    <a:ln>
                      <a:noFill/>
                    </a:ln>
                  </pic:spPr>
                </pic:pic>
              </a:graphicData>
            </a:graphic>
          </wp:inline>
        </w:drawing>
      </w:r>
    </w:p>
    <w:p w:rsidR="0046213F" w:rsidRDefault="0046213F" w:rsidP="0014412D">
      <w:pPr>
        <w:pStyle w:val="af9"/>
        <w:rPr>
          <w:noProof/>
        </w:rPr>
      </w:pPr>
      <w:r>
        <w:rPr>
          <w:rFonts w:hint="eastAsia"/>
          <w:noProof/>
        </w:rPr>
        <w:t>图</w:t>
      </w:r>
      <w:r w:rsidR="004809FE">
        <w:rPr>
          <w:noProof/>
        </w:rPr>
        <w:t>4</w:t>
      </w:r>
      <w:r>
        <w:rPr>
          <w:noProof/>
        </w:rPr>
        <w:t>-</w:t>
      </w:r>
      <w:r w:rsidR="004809FE">
        <w:rPr>
          <w:noProof/>
        </w:rPr>
        <w:t>7</w:t>
      </w:r>
      <w:r>
        <w:rPr>
          <w:noProof/>
        </w:rPr>
        <w:t xml:space="preserve"> </w:t>
      </w:r>
      <w:r>
        <w:rPr>
          <w:rFonts w:hint="eastAsia"/>
          <w:noProof/>
        </w:rPr>
        <w:t>加载设备配置宏的文件</w:t>
      </w:r>
    </w:p>
    <w:p w:rsidR="0046213F" w:rsidRDefault="0046213F" w:rsidP="0046213F">
      <w:pPr>
        <w:ind w:firstLine="480"/>
        <w:rPr>
          <w:noProof/>
        </w:rPr>
      </w:pPr>
      <w:r>
        <w:rPr>
          <w:rFonts w:hint="eastAsia"/>
          <w:noProof/>
        </w:rPr>
        <w:t>加载上图</w:t>
      </w:r>
      <w:r w:rsidR="00A04F8B">
        <w:rPr>
          <w:noProof/>
        </w:rPr>
        <w:t>4</w:t>
      </w:r>
      <w:r>
        <w:rPr>
          <w:noProof/>
        </w:rPr>
        <w:t>-</w:t>
      </w:r>
      <w:r w:rsidR="00A04F8B">
        <w:rPr>
          <w:noProof/>
        </w:rPr>
        <w:t>7</w:t>
      </w:r>
      <w:r>
        <w:rPr>
          <w:rFonts w:hint="eastAsia"/>
          <w:noProof/>
        </w:rPr>
        <w:t>所示的配置宏之后，在编译预处理的宏定义的位置就无须再定义设备的配置宏了如下图</w:t>
      </w:r>
      <w:r w:rsidR="00A04F8B">
        <w:rPr>
          <w:noProof/>
        </w:rPr>
        <w:t>4-8</w:t>
      </w:r>
      <w:r>
        <w:rPr>
          <w:rFonts w:hint="eastAsia"/>
          <w:noProof/>
        </w:rPr>
        <w:t>所示的位置，而是在文件</w:t>
      </w:r>
      <w:r>
        <w:t>f8wDevice.cfg</w:t>
      </w:r>
      <w:r>
        <w:rPr>
          <w:rFonts w:hint="eastAsia"/>
        </w:rPr>
        <w:t>中定义预处理宏的定义，如下图</w:t>
      </w:r>
      <w:r w:rsidR="00A04F8B">
        <w:t>4</w:t>
      </w:r>
      <w:r>
        <w:t>-</w:t>
      </w:r>
      <w:r w:rsidR="00A04F8B">
        <w:t>9</w:t>
      </w:r>
      <w:r>
        <w:t xml:space="preserve"> </w:t>
      </w:r>
      <w:r>
        <w:rPr>
          <w:rFonts w:hint="eastAsia"/>
        </w:rPr>
        <w:t>所示。</w:t>
      </w:r>
    </w:p>
    <w:p w:rsidR="0046213F" w:rsidRDefault="0046213F" w:rsidP="00F41190">
      <w:pPr>
        <w:jc w:val="center"/>
        <w:rPr>
          <w:noProof/>
        </w:rPr>
      </w:pPr>
      <w:r>
        <w:rPr>
          <w:noProof/>
        </w:rPr>
        <w:drawing>
          <wp:inline distT="0" distB="0" distL="0" distR="0" wp14:anchorId="6596232A" wp14:editId="4BCFF665">
            <wp:extent cx="3308350" cy="29464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8350" cy="2946400"/>
                    </a:xfrm>
                    <a:prstGeom prst="rect">
                      <a:avLst/>
                    </a:prstGeom>
                    <a:noFill/>
                    <a:ln>
                      <a:noFill/>
                    </a:ln>
                  </pic:spPr>
                </pic:pic>
              </a:graphicData>
            </a:graphic>
          </wp:inline>
        </w:drawing>
      </w:r>
    </w:p>
    <w:p w:rsidR="0046213F" w:rsidRDefault="0046213F" w:rsidP="00F41190">
      <w:pPr>
        <w:pStyle w:val="af9"/>
      </w:pPr>
      <w:r>
        <w:rPr>
          <w:rFonts w:hint="eastAsia"/>
        </w:rPr>
        <w:t>图</w:t>
      </w:r>
      <w:r w:rsidR="00A04F8B">
        <w:t>4</w:t>
      </w:r>
      <w:r>
        <w:t>-</w:t>
      </w:r>
      <w:r w:rsidR="00A04F8B">
        <w:t>8</w:t>
      </w:r>
      <w:r>
        <w:t xml:space="preserve"> </w:t>
      </w:r>
      <w:r>
        <w:rPr>
          <w:rFonts w:hint="eastAsia"/>
        </w:rPr>
        <w:t>取消的预定义宏配置</w:t>
      </w:r>
    </w:p>
    <w:p w:rsidR="0046213F" w:rsidRDefault="0046213F" w:rsidP="003E7288">
      <w:pPr>
        <w:jc w:val="center"/>
        <w:rPr>
          <w:noProof/>
        </w:rPr>
      </w:pPr>
      <w:r>
        <w:rPr>
          <w:noProof/>
        </w:rPr>
        <w:lastRenderedPageBreak/>
        <w:drawing>
          <wp:inline distT="0" distB="0" distL="0" distR="0" wp14:anchorId="042C6F5D" wp14:editId="37B90120">
            <wp:extent cx="3581400" cy="2400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2400300"/>
                    </a:xfrm>
                    <a:prstGeom prst="rect">
                      <a:avLst/>
                    </a:prstGeom>
                    <a:noFill/>
                    <a:ln>
                      <a:noFill/>
                    </a:ln>
                  </pic:spPr>
                </pic:pic>
              </a:graphicData>
            </a:graphic>
          </wp:inline>
        </w:drawing>
      </w:r>
    </w:p>
    <w:p w:rsidR="0046213F" w:rsidRPr="001C34C7" w:rsidRDefault="0046213F" w:rsidP="001C34C7">
      <w:pPr>
        <w:pStyle w:val="af9"/>
      </w:pPr>
      <w:r w:rsidRPr="001C34C7">
        <w:rPr>
          <w:rFonts w:hint="eastAsia"/>
        </w:rPr>
        <w:t>图</w:t>
      </w:r>
      <w:r w:rsidR="00A04F8B" w:rsidRPr="001C34C7">
        <w:t xml:space="preserve">4-9 </w:t>
      </w:r>
      <w:r w:rsidRPr="001C34C7">
        <w:rPr>
          <w:rFonts w:hint="eastAsia"/>
        </w:rPr>
        <w:t>设备预处理宏的定义</w:t>
      </w:r>
    </w:p>
    <w:p w:rsidR="0046213F" w:rsidRPr="009A0E47" w:rsidRDefault="0046213F" w:rsidP="003E7288"/>
    <w:p w:rsidR="003E7288" w:rsidRDefault="003E7288" w:rsidP="0053395E">
      <w:pPr>
        <w:pStyle w:val="1"/>
        <w:spacing w:before="175" w:after="175"/>
        <w:sectPr w:rsidR="003E7288" w:rsidSect="00297E58">
          <w:pgSz w:w="11906" w:h="16838" w:code="9"/>
          <w:pgMar w:top="1418" w:right="1701" w:bottom="1418" w:left="1701" w:header="851" w:footer="851" w:gutter="0"/>
          <w:cols w:space="425"/>
          <w:docGrid w:type="linesAndChars" w:linePitch="350" w:charSpace="2824"/>
        </w:sectPr>
      </w:pPr>
      <w:bookmarkStart w:id="66" w:name="_Toc434829202"/>
      <w:bookmarkStart w:id="67" w:name="_Toc428780502"/>
    </w:p>
    <w:p w:rsidR="0046213F" w:rsidRDefault="0046213F" w:rsidP="0053395E">
      <w:pPr>
        <w:pStyle w:val="1"/>
        <w:spacing w:before="175" w:after="175"/>
      </w:pPr>
      <w:bookmarkStart w:id="68" w:name="_Toc455429212"/>
      <w:r>
        <w:rPr>
          <w:rFonts w:hint="eastAsia"/>
        </w:rPr>
        <w:lastRenderedPageBreak/>
        <w:t>通用</w:t>
      </w:r>
      <w:r>
        <w:t>API</w:t>
      </w:r>
      <w:r>
        <w:rPr>
          <w:rFonts w:hint="eastAsia"/>
        </w:rPr>
        <w:t>接口的说明</w:t>
      </w:r>
      <w:bookmarkEnd w:id="66"/>
      <w:bookmarkEnd w:id="67"/>
      <w:bookmarkEnd w:id="68"/>
    </w:p>
    <w:p w:rsidR="0046213F" w:rsidRDefault="0046213F" w:rsidP="0053395E">
      <w:pPr>
        <w:pStyle w:val="3"/>
      </w:pPr>
      <w:bookmarkStart w:id="69" w:name="_Toc434829203"/>
      <w:bookmarkStart w:id="70" w:name="_Toc428780503"/>
      <w:bookmarkStart w:id="71" w:name="_Toc455429213"/>
      <w:proofErr w:type="gramStart"/>
      <w:r>
        <w:t>void</w:t>
      </w:r>
      <w:proofErr w:type="gramEnd"/>
      <w:r>
        <w:t xml:space="preserve"> </w:t>
      </w:r>
      <w:proofErr w:type="spellStart"/>
      <w:r>
        <w:t>UserApp_Init</w:t>
      </w:r>
      <w:proofErr w:type="spellEnd"/>
      <w:r>
        <w:t xml:space="preserve">( uint8 </w:t>
      </w:r>
      <w:proofErr w:type="spellStart"/>
      <w:r>
        <w:t>task_id</w:t>
      </w:r>
      <w:proofErr w:type="spellEnd"/>
      <w:r>
        <w:t xml:space="preserve"> )</w:t>
      </w:r>
      <w:bookmarkEnd w:id="69"/>
      <w:bookmarkEnd w:id="70"/>
      <w:bookmarkEnd w:id="71"/>
    </w:p>
    <w:p w:rsidR="0046213F" w:rsidRDefault="0046213F" w:rsidP="0046213F">
      <w:pPr>
        <w:ind w:firstLine="480"/>
      </w:pPr>
      <w:r>
        <w:rPr>
          <w:rFonts w:hint="eastAsia"/>
        </w:rPr>
        <w:t>该函数为</w:t>
      </w:r>
      <w:proofErr w:type="spellStart"/>
      <w:r>
        <w:t>UserApp</w:t>
      </w:r>
      <w:proofErr w:type="spellEnd"/>
      <w:proofErr w:type="gramStart"/>
      <w:r>
        <w:rPr>
          <w:rFonts w:hint="eastAsia"/>
        </w:rPr>
        <w:t>层注册</w:t>
      </w:r>
      <w:proofErr w:type="spellStart"/>
      <w:proofErr w:type="gramEnd"/>
      <w:r>
        <w:t>taskId</w:t>
      </w:r>
      <w:proofErr w:type="spellEnd"/>
      <w:r>
        <w:rPr>
          <w:rFonts w:hint="eastAsia"/>
        </w:rPr>
        <w:t>函数，一般不需要开发者修改</w:t>
      </w:r>
      <w:r w:rsidR="005B7035">
        <w:rPr>
          <w:rFonts w:hint="eastAsia"/>
        </w:rPr>
        <w:t>；但是，</w:t>
      </w:r>
      <w:r w:rsidR="005B7035">
        <w:t>当开发者需要进行</w:t>
      </w:r>
      <w:r w:rsidR="005B7035">
        <w:rPr>
          <w:rFonts w:hint="eastAsia"/>
        </w:rPr>
        <w:t>一些</w:t>
      </w:r>
      <w:r w:rsidR="005B7035">
        <w:t>应用以及驱动程序的初始化时，需要在该函数内部</w:t>
      </w:r>
      <w:r w:rsidR="005B7035">
        <w:rPr>
          <w:rFonts w:hint="eastAsia"/>
        </w:rPr>
        <w:t>增加</w:t>
      </w:r>
      <w:r w:rsidR="005B7035">
        <w:t>驱动以及应用</w:t>
      </w:r>
      <w:r w:rsidR="005B7035">
        <w:rPr>
          <w:rFonts w:hint="eastAsia"/>
        </w:rPr>
        <w:t>的</w:t>
      </w:r>
      <w:r w:rsidR="005B7035">
        <w:t>初始</w:t>
      </w:r>
      <w:r w:rsidR="005B7035">
        <w:rPr>
          <w:rFonts w:hint="eastAsia"/>
        </w:rPr>
        <w:t>化</w:t>
      </w:r>
      <w:r w:rsidR="005B7035">
        <w:t>部分的应用代码，如下图</w:t>
      </w:r>
      <w:r w:rsidR="005B7035">
        <w:rPr>
          <w:rFonts w:hint="eastAsia"/>
        </w:rPr>
        <w:t>5-1</w:t>
      </w:r>
      <w:r w:rsidR="005B7035">
        <w:rPr>
          <w:rFonts w:hint="eastAsia"/>
        </w:rPr>
        <w:t>所示</w:t>
      </w:r>
      <w:r>
        <w:rPr>
          <w:rFonts w:hint="eastAsia"/>
        </w:rPr>
        <w:t>。</w:t>
      </w:r>
    </w:p>
    <w:p w:rsidR="00E22D5B" w:rsidRDefault="00E22D5B" w:rsidP="00E22D5B">
      <w:pPr>
        <w:jc w:val="center"/>
      </w:pPr>
      <w:r>
        <w:rPr>
          <w:noProof/>
        </w:rPr>
        <w:drawing>
          <wp:inline distT="0" distB="0" distL="0" distR="0" wp14:anchorId="72F18777" wp14:editId="36278F3F">
            <wp:extent cx="4991100" cy="1228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1228725"/>
                    </a:xfrm>
                    <a:prstGeom prst="rect">
                      <a:avLst/>
                    </a:prstGeom>
                  </pic:spPr>
                </pic:pic>
              </a:graphicData>
            </a:graphic>
          </wp:inline>
        </w:drawing>
      </w:r>
    </w:p>
    <w:p w:rsidR="00E22D5B" w:rsidRDefault="00E22D5B" w:rsidP="00E22D5B">
      <w:pPr>
        <w:pStyle w:val="af9"/>
      </w:pPr>
      <w:r>
        <w:rPr>
          <w:rFonts w:hint="eastAsia"/>
        </w:rPr>
        <w:t>图</w:t>
      </w:r>
      <w:r>
        <w:rPr>
          <w:rFonts w:hint="eastAsia"/>
        </w:rPr>
        <w:t>5-1</w:t>
      </w:r>
      <w:r>
        <w:t xml:space="preserve"> </w:t>
      </w:r>
      <w:r>
        <w:rPr>
          <w:rFonts w:hint="eastAsia"/>
        </w:rPr>
        <w:t>设备</w:t>
      </w:r>
      <w:r>
        <w:t>应用初始</w:t>
      </w:r>
      <w:r>
        <w:rPr>
          <w:rFonts w:hint="eastAsia"/>
        </w:rPr>
        <w:t>化</w:t>
      </w:r>
      <w:r>
        <w:t>代码添加</w:t>
      </w:r>
    </w:p>
    <w:p w:rsidR="0046213F" w:rsidRDefault="0046213F" w:rsidP="0053395E">
      <w:pPr>
        <w:pStyle w:val="3"/>
      </w:pPr>
      <w:bookmarkStart w:id="72" w:name="_Toc434829204"/>
      <w:bookmarkStart w:id="73" w:name="_Toc428780504"/>
      <w:bookmarkStart w:id="74" w:name="_Toc455429214"/>
      <w:r>
        <w:t xml:space="preserve">uint16 </w:t>
      </w:r>
      <w:proofErr w:type="spellStart"/>
      <w:r>
        <w:t>UserApp_</w:t>
      </w:r>
      <w:proofErr w:type="gramStart"/>
      <w:r>
        <w:t>ProcessEvent</w:t>
      </w:r>
      <w:proofErr w:type="spellEnd"/>
      <w:r>
        <w:t>(</w:t>
      </w:r>
      <w:proofErr w:type="gramEnd"/>
      <w:r>
        <w:t xml:space="preserve"> uint8 </w:t>
      </w:r>
      <w:proofErr w:type="spellStart"/>
      <w:r>
        <w:t>task_id</w:t>
      </w:r>
      <w:proofErr w:type="spellEnd"/>
      <w:r>
        <w:t>, uint16 events )</w:t>
      </w:r>
      <w:bookmarkEnd w:id="72"/>
      <w:bookmarkEnd w:id="73"/>
      <w:bookmarkEnd w:id="74"/>
    </w:p>
    <w:p w:rsidR="0046213F" w:rsidRDefault="0046213F" w:rsidP="0046213F">
      <w:pPr>
        <w:ind w:firstLine="480"/>
      </w:pPr>
      <w:r>
        <w:rPr>
          <w:rFonts w:hint="eastAsia"/>
        </w:rPr>
        <w:t>该函数为事件</w:t>
      </w:r>
      <w:proofErr w:type="gramStart"/>
      <w:r>
        <w:rPr>
          <w:rFonts w:hint="eastAsia"/>
        </w:rPr>
        <w:t>主处理</w:t>
      </w:r>
      <w:proofErr w:type="gramEnd"/>
      <w:r>
        <w:rPr>
          <w:rFonts w:hint="eastAsia"/>
        </w:rPr>
        <w:t>函数，用户可以自己使用函数</w:t>
      </w:r>
      <w:r>
        <w:t xml:space="preserve">uint8 </w:t>
      </w:r>
      <w:proofErr w:type="spellStart"/>
      <w:r>
        <w:t>osal_start_timerEx</w:t>
      </w:r>
      <w:proofErr w:type="spellEnd"/>
      <w:r>
        <w:t xml:space="preserve">( uint8 </w:t>
      </w:r>
      <w:proofErr w:type="spellStart"/>
      <w:r>
        <w:t>task_id</w:t>
      </w:r>
      <w:proofErr w:type="spellEnd"/>
      <w:r>
        <w:t xml:space="preserve">, uint16 </w:t>
      </w:r>
      <w:proofErr w:type="spellStart"/>
      <w:r>
        <w:t>event_id</w:t>
      </w:r>
      <w:proofErr w:type="spellEnd"/>
      <w:r>
        <w:t xml:space="preserve">, uint32 </w:t>
      </w:r>
      <w:proofErr w:type="spellStart"/>
      <w:r>
        <w:t>timeout_value</w:t>
      </w:r>
      <w:proofErr w:type="spellEnd"/>
      <w:r>
        <w:t xml:space="preserve"> )</w:t>
      </w:r>
      <w:r>
        <w:rPr>
          <w:rFonts w:hint="eastAsia"/>
        </w:rPr>
        <w:t>启动一个定时事件或者使用函数</w:t>
      </w:r>
      <w:r>
        <w:t xml:space="preserve">uint8 </w:t>
      </w:r>
      <w:proofErr w:type="spellStart"/>
      <w:r>
        <w:t>osal_set_event</w:t>
      </w:r>
      <w:proofErr w:type="spellEnd"/>
      <w:r>
        <w:t xml:space="preserve">( uint8 </w:t>
      </w:r>
      <w:proofErr w:type="spellStart"/>
      <w:r>
        <w:t>task_id</w:t>
      </w:r>
      <w:proofErr w:type="spellEnd"/>
      <w:r>
        <w:t xml:space="preserve">, uint16 </w:t>
      </w:r>
      <w:proofErr w:type="spellStart"/>
      <w:r>
        <w:t>event_id</w:t>
      </w:r>
      <w:proofErr w:type="spellEnd"/>
      <w:r>
        <w:t xml:space="preserve"> )</w:t>
      </w:r>
      <w:r>
        <w:rPr>
          <w:rFonts w:hint="eastAsia"/>
        </w:rPr>
        <w:t>设置一个立即事件然后在事件</w:t>
      </w:r>
      <w:proofErr w:type="gramStart"/>
      <w:r>
        <w:rPr>
          <w:rFonts w:hint="eastAsia"/>
        </w:rPr>
        <w:t>主处理</w:t>
      </w:r>
      <w:proofErr w:type="gramEnd"/>
      <w:r>
        <w:rPr>
          <w:rFonts w:hint="eastAsia"/>
        </w:rPr>
        <w:t>函数中的下面结构中进行对应立即事件和延时事件的处理</w:t>
      </w:r>
      <w:r>
        <w:t>,</w:t>
      </w:r>
      <w:r>
        <w:rPr>
          <w:rFonts w:hint="eastAsia"/>
        </w:rPr>
        <w:t>其中</w:t>
      </w:r>
      <w:proofErr w:type="spellStart"/>
      <w:r>
        <w:t>event_id</w:t>
      </w:r>
      <w:proofErr w:type="spellEnd"/>
      <w:r>
        <w:t xml:space="preserve"> </w:t>
      </w:r>
      <w:r>
        <w:rPr>
          <w:rFonts w:hint="eastAsia"/>
        </w:rPr>
        <w:t>为</w:t>
      </w:r>
      <w:r>
        <w:t>16bit</w:t>
      </w:r>
      <w:r>
        <w:rPr>
          <w:rFonts w:hint="eastAsia"/>
        </w:rPr>
        <w:t>数按位定义，且</w:t>
      </w:r>
      <w:r>
        <w:t>0x8000</w:t>
      </w:r>
      <w:r>
        <w:rPr>
          <w:rFonts w:hint="eastAsia"/>
        </w:rPr>
        <w:t>为系统使用，用户不可以使用，用户可以使用的事件号有</w:t>
      </w:r>
      <w:r>
        <w:t>15</w:t>
      </w:r>
      <w:r w:rsidR="005E6FCD">
        <w:rPr>
          <w:rFonts w:hint="eastAsia"/>
        </w:rPr>
        <w:t>个，分别</w:t>
      </w:r>
      <w:r w:rsidR="005E6FCD">
        <w:t>如下所示：</w:t>
      </w:r>
    </w:p>
    <w:p w:rsidR="005E6FCD" w:rsidRPr="00DB679F" w:rsidRDefault="005E6FCD" w:rsidP="00DB679F">
      <w:pPr>
        <w:ind w:firstLine="482"/>
        <w:rPr>
          <w:rStyle w:val="af5"/>
          <w:shd w:val="pct15" w:color="auto" w:fill="FFFFFF"/>
        </w:rPr>
      </w:pPr>
      <w:r w:rsidRPr="00DB679F">
        <w:rPr>
          <w:rStyle w:val="af5"/>
          <w:shd w:val="pct15" w:color="auto" w:fill="FFFFFF"/>
        </w:rPr>
        <w:t>#define USERAPP_EVE</w:t>
      </w:r>
      <w:r w:rsidR="005021D4" w:rsidRPr="00DB679F">
        <w:rPr>
          <w:rStyle w:val="af5"/>
          <w:shd w:val="pct15" w:color="auto" w:fill="FFFFFF"/>
        </w:rPr>
        <w:t>NT_1</w:t>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Pr="00DB679F">
        <w:rPr>
          <w:rStyle w:val="af5"/>
          <w:shd w:val="pct15" w:color="auto" w:fill="FFFFFF"/>
        </w:rPr>
        <w:t>0x0001</w:t>
      </w:r>
    </w:p>
    <w:p w:rsidR="005E6FCD" w:rsidRPr="00DB679F" w:rsidRDefault="005E6FCD" w:rsidP="00DB679F">
      <w:pPr>
        <w:ind w:firstLine="482"/>
        <w:rPr>
          <w:rStyle w:val="af5"/>
          <w:shd w:val="pct15" w:color="auto" w:fill="FFFFFF"/>
        </w:rPr>
      </w:pPr>
      <w:r w:rsidRPr="00DB679F">
        <w:rPr>
          <w:rStyle w:val="af5"/>
          <w:shd w:val="pct15" w:color="auto" w:fill="FFFFFF"/>
        </w:rPr>
        <w:t xml:space="preserve">#define </w:t>
      </w:r>
      <w:r w:rsidR="005021D4" w:rsidRPr="00DB679F">
        <w:rPr>
          <w:rStyle w:val="af5"/>
          <w:shd w:val="pct15" w:color="auto" w:fill="FFFFFF"/>
        </w:rPr>
        <w:t>USERAPP_EVENT_2</w:t>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Pr="00DB679F">
        <w:rPr>
          <w:rStyle w:val="af5"/>
          <w:shd w:val="pct15" w:color="auto" w:fill="FFFFFF"/>
        </w:rPr>
        <w:t>0x0002</w:t>
      </w:r>
    </w:p>
    <w:p w:rsidR="005E6FCD" w:rsidRPr="00DB679F" w:rsidRDefault="005E6FCD" w:rsidP="00DB679F">
      <w:pPr>
        <w:ind w:firstLine="482"/>
        <w:rPr>
          <w:rStyle w:val="af5"/>
          <w:shd w:val="pct15" w:color="auto" w:fill="FFFFFF"/>
        </w:rPr>
      </w:pPr>
      <w:r w:rsidRPr="00DB679F">
        <w:rPr>
          <w:rStyle w:val="af5"/>
          <w:shd w:val="pct15" w:color="auto" w:fill="FFFFFF"/>
        </w:rPr>
        <w:t xml:space="preserve">#define </w:t>
      </w:r>
      <w:r w:rsidR="005021D4" w:rsidRPr="00DB679F">
        <w:rPr>
          <w:rStyle w:val="af5"/>
          <w:shd w:val="pct15" w:color="auto" w:fill="FFFFFF"/>
        </w:rPr>
        <w:t>USERAPP_EVENT_3</w:t>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Pr="00DB679F">
        <w:rPr>
          <w:rStyle w:val="af5"/>
          <w:shd w:val="pct15" w:color="auto" w:fill="FFFFFF"/>
        </w:rPr>
        <w:t>0x0004</w:t>
      </w:r>
    </w:p>
    <w:p w:rsidR="005E6FCD" w:rsidRPr="00DB679F" w:rsidRDefault="005E6FCD" w:rsidP="00DB679F">
      <w:pPr>
        <w:ind w:firstLine="482"/>
        <w:rPr>
          <w:rStyle w:val="af5"/>
          <w:shd w:val="pct15" w:color="auto" w:fill="FFFFFF"/>
        </w:rPr>
      </w:pPr>
      <w:r w:rsidRPr="00DB679F">
        <w:rPr>
          <w:rStyle w:val="af5"/>
          <w:shd w:val="pct15" w:color="auto" w:fill="FFFFFF"/>
        </w:rPr>
        <w:t xml:space="preserve">#define </w:t>
      </w:r>
      <w:r w:rsidR="005021D4" w:rsidRPr="00DB679F">
        <w:rPr>
          <w:rStyle w:val="af5"/>
          <w:shd w:val="pct15" w:color="auto" w:fill="FFFFFF"/>
        </w:rPr>
        <w:t>USERAPP_EVENT_4</w:t>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Pr="00DB679F">
        <w:rPr>
          <w:rStyle w:val="af5"/>
          <w:shd w:val="pct15" w:color="auto" w:fill="FFFFFF"/>
        </w:rPr>
        <w:t>0x0008</w:t>
      </w:r>
    </w:p>
    <w:p w:rsidR="005E6FCD" w:rsidRPr="00DB679F" w:rsidRDefault="005E6FCD" w:rsidP="00DB679F">
      <w:pPr>
        <w:ind w:firstLine="482"/>
        <w:rPr>
          <w:rStyle w:val="af5"/>
          <w:shd w:val="pct15" w:color="auto" w:fill="FFFFFF"/>
        </w:rPr>
      </w:pPr>
      <w:r w:rsidRPr="00DB679F">
        <w:rPr>
          <w:rStyle w:val="af5"/>
          <w:shd w:val="pct15" w:color="auto" w:fill="FFFFFF"/>
        </w:rPr>
        <w:t xml:space="preserve">#define </w:t>
      </w:r>
      <w:r w:rsidR="005021D4" w:rsidRPr="00DB679F">
        <w:rPr>
          <w:rStyle w:val="af5"/>
          <w:shd w:val="pct15" w:color="auto" w:fill="FFFFFF"/>
        </w:rPr>
        <w:t>USERAPP_EVENT_5</w:t>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005021D4" w:rsidRPr="00DB679F">
        <w:rPr>
          <w:rStyle w:val="af5"/>
          <w:shd w:val="pct15" w:color="auto" w:fill="FFFFFF"/>
        </w:rPr>
        <w:tab/>
      </w:r>
      <w:r w:rsidRPr="00DB679F">
        <w:rPr>
          <w:rStyle w:val="af5"/>
          <w:shd w:val="pct15" w:color="auto" w:fill="FFFFFF"/>
        </w:rPr>
        <w:t>0x0010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USERAPP_EVENT_6</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0x0020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USERAPP_EVENT_7</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0x0040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USERAPP_EVENT_8</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0x0080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USERAPP_EVENT_9</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0x0100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USERAPP_EVENT_10</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0x0200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USERAPP_EVENT_11</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0x0400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USERAPP_EVENT_12</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0x0800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USERAPP_EVENT_13</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0x1000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w:t>
      </w:r>
      <w:r w:rsidR="00DB679F" w:rsidRPr="00DB679F">
        <w:rPr>
          <w:rStyle w:val="af5"/>
          <w:shd w:val="pct15" w:color="auto" w:fill="FFFFFF"/>
        </w:rPr>
        <w:t>_</w:t>
      </w:r>
      <w:r w:rsidRPr="00DB679F">
        <w:rPr>
          <w:rStyle w:val="af5"/>
          <w:shd w:val="pct15" w:color="auto" w:fill="FFFFFF"/>
        </w:rPr>
        <w:t>14</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0x2000</w:t>
      </w:r>
    </w:p>
    <w:p w:rsidR="005021D4" w:rsidRPr="00DB679F" w:rsidRDefault="005021D4" w:rsidP="00DB679F">
      <w:pPr>
        <w:ind w:firstLine="482"/>
        <w:rPr>
          <w:rStyle w:val="af5"/>
          <w:shd w:val="pct15" w:color="auto" w:fill="FFFFFF"/>
        </w:rPr>
      </w:pPr>
      <w:r w:rsidRPr="00DB679F">
        <w:rPr>
          <w:rStyle w:val="af5"/>
          <w:shd w:val="pct15" w:color="auto" w:fill="FFFFFF"/>
        </w:rPr>
        <w:t>#define USERAPP_EVENT</w:t>
      </w:r>
      <w:r w:rsidR="00DB679F" w:rsidRPr="00DB679F">
        <w:rPr>
          <w:rStyle w:val="af5"/>
          <w:shd w:val="pct15" w:color="auto" w:fill="FFFFFF"/>
        </w:rPr>
        <w:t>_</w:t>
      </w:r>
      <w:r w:rsidRPr="00DB679F">
        <w:rPr>
          <w:rStyle w:val="af5"/>
          <w:shd w:val="pct15" w:color="auto" w:fill="FFFFFF"/>
        </w:rPr>
        <w:t>15</w:t>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r>
      <w:r w:rsidRPr="00DB679F">
        <w:rPr>
          <w:rStyle w:val="af5"/>
          <w:shd w:val="pct15" w:color="auto" w:fill="FFFFFF"/>
        </w:rPr>
        <w:tab/>
        <w:t>0x4000</w:t>
      </w:r>
    </w:p>
    <w:p w:rsidR="0046213F" w:rsidRDefault="0046213F" w:rsidP="0046213F">
      <w:pPr>
        <w:ind w:firstLine="480"/>
        <w:rPr>
          <w:color w:val="0070C0"/>
        </w:rPr>
      </w:pPr>
      <w:proofErr w:type="gramStart"/>
      <w:r>
        <w:rPr>
          <w:color w:val="0070C0"/>
        </w:rPr>
        <w:t>if(</w:t>
      </w:r>
      <w:proofErr w:type="gramEnd"/>
      <w:r>
        <w:rPr>
          <w:color w:val="0070C0"/>
        </w:rPr>
        <w:t xml:space="preserve">events &amp; </w:t>
      </w:r>
      <w:proofErr w:type="spellStart"/>
      <w:r>
        <w:rPr>
          <w:color w:val="0070C0"/>
        </w:rPr>
        <w:t>event_id</w:t>
      </w:r>
      <w:proofErr w:type="spellEnd"/>
      <w:r>
        <w:rPr>
          <w:color w:val="0070C0"/>
        </w:rPr>
        <w:t>)</w:t>
      </w:r>
    </w:p>
    <w:p w:rsidR="0046213F" w:rsidRDefault="0046213F" w:rsidP="0046213F">
      <w:pPr>
        <w:ind w:firstLine="480"/>
        <w:rPr>
          <w:color w:val="0070C0"/>
        </w:rPr>
      </w:pPr>
      <w:r>
        <w:rPr>
          <w:color w:val="0070C0"/>
        </w:rPr>
        <w:lastRenderedPageBreak/>
        <w:t>{</w:t>
      </w:r>
    </w:p>
    <w:p w:rsidR="0046213F" w:rsidRDefault="0046213F" w:rsidP="0046213F">
      <w:pPr>
        <w:ind w:firstLine="480"/>
        <w:rPr>
          <w:color w:val="0070C0"/>
        </w:rPr>
      </w:pPr>
      <w:r>
        <w:rPr>
          <w:color w:val="0070C0"/>
        </w:rPr>
        <w:t xml:space="preserve">    </w:t>
      </w:r>
    </w:p>
    <w:p w:rsidR="0046213F" w:rsidRDefault="0046213F" w:rsidP="0046213F">
      <w:pPr>
        <w:ind w:firstLine="480"/>
        <w:rPr>
          <w:color w:val="FF0000"/>
        </w:rPr>
      </w:pPr>
      <w:r>
        <w:rPr>
          <w:color w:val="FF0000"/>
        </w:rPr>
        <w:t xml:space="preserve">  /* ...... */    </w:t>
      </w:r>
    </w:p>
    <w:p w:rsidR="0046213F" w:rsidRDefault="0046213F" w:rsidP="0046213F">
      <w:pPr>
        <w:ind w:firstLine="480"/>
        <w:rPr>
          <w:color w:val="0070C0"/>
        </w:rPr>
      </w:pPr>
      <w:r>
        <w:rPr>
          <w:color w:val="0070C0"/>
        </w:rPr>
        <w:t xml:space="preserve">    </w:t>
      </w:r>
    </w:p>
    <w:p w:rsidR="0046213F" w:rsidRDefault="0046213F" w:rsidP="0046213F">
      <w:pPr>
        <w:ind w:firstLine="480"/>
        <w:rPr>
          <w:color w:val="0070C0"/>
        </w:rPr>
      </w:pPr>
      <w:r>
        <w:rPr>
          <w:color w:val="0070C0"/>
        </w:rPr>
        <w:t xml:space="preserve">  </w:t>
      </w:r>
      <w:proofErr w:type="gramStart"/>
      <w:r>
        <w:rPr>
          <w:color w:val="0070C0"/>
        </w:rPr>
        <w:t>return</w:t>
      </w:r>
      <w:proofErr w:type="gramEnd"/>
      <w:r>
        <w:rPr>
          <w:color w:val="0070C0"/>
        </w:rPr>
        <w:t xml:space="preserve"> events ^ </w:t>
      </w:r>
      <w:proofErr w:type="spellStart"/>
      <w:r>
        <w:rPr>
          <w:color w:val="0070C0"/>
        </w:rPr>
        <w:t>event_id</w:t>
      </w:r>
      <w:proofErr w:type="spellEnd"/>
      <w:r>
        <w:rPr>
          <w:color w:val="0070C0"/>
        </w:rPr>
        <w:t>;</w:t>
      </w:r>
    </w:p>
    <w:p w:rsidR="0046213F" w:rsidRDefault="0046213F" w:rsidP="0046213F">
      <w:pPr>
        <w:ind w:firstLine="480"/>
        <w:rPr>
          <w:color w:val="0070C0"/>
        </w:rPr>
      </w:pPr>
      <w:r>
        <w:rPr>
          <w:color w:val="0070C0"/>
        </w:rPr>
        <w:t xml:space="preserve">}  </w:t>
      </w:r>
    </w:p>
    <w:p w:rsidR="0046213F" w:rsidRDefault="00AC601D" w:rsidP="00AC601D">
      <w:pPr>
        <w:pStyle w:val="3"/>
      </w:pPr>
      <w:bookmarkStart w:id="75" w:name="_Toc434829205"/>
      <w:bookmarkStart w:id="76" w:name="_Toc428780505"/>
      <w:bookmarkStart w:id="77" w:name="_Toc455429215"/>
      <w:proofErr w:type="gramStart"/>
      <w:r w:rsidRPr="00AC601D">
        <w:t>void</w:t>
      </w:r>
      <w:proofErr w:type="gramEnd"/>
      <w:r w:rsidRPr="00AC601D">
        <w:t xml:space="preserve"> </w:t>
      </w:r>
      <w:proofErr w:type="spellStart"/>
      <w:r w:rsidR="0046213F">
        <w:t>UserAppHandleKeys</w:t>
      </w:r>
      <w:proofErr w:type="spellEnd"/>
      <w:r w:rsidR="0046213F">
        <w:t>( uint8 shift, uint8 keys )</w:t>
      </w:r>
      <w:bookmarkEnd w:id="75"/>
      <w:bookmarkEnd w:id="76"/>
      <w:bookmarkEnd w:id="77"/>
    </w:p>
    <w:p w:rsidR="0046213F" w:rsidRPr="00DB679F" w:rsidRDefault="0046213F" w:rsidP="0046213F">
      <w:pPr>
        <w:ind w:firstLine="480"/>
        <w:rPr>
          <w:b/>
          <w:i/>
          <w:color w:val="FF0000"/>
        </w:rPr>
      </w:pPr>
      <w:r>
        <w:rPr>
          <w:rFonts w:hint="eastAsia"/>
        </w:rPr>
        <w:t>用户按键识别处理函数，在这个函数里，</w:t>
      </w:r>
      <w:r>
        <w:t>HAL_KEY_SW_1</w:t>
      </w:r>
      <w:r>
        <w:rPr>
          <w:rFonts w:hint="eastAsia"/>
        </w:rPr>
        <w:t>、</w:t>
      </w:r>
      <w:r>
        <w:t>HAL_KEY_SW_2</w:t>
      </w:r>
      <w:r>
        <w:rPr>
          <w:rFonts w:hint="eastAsia"/>
        </w:rPr>
        <w:t>为固定的使用，分别为入网使用和检测功能使用，普通应用不可以使用这两个定义，</w:t>
      </w:r>
      <w:r w:rsidRPr="00DB679F">
        <w:rPr>
          <w:rFonts w:hint="eastAsia"/>
          <w:b/>
          <w:i/>
          <w:color w:val="FF0000"/>
        </w:rPr>
        <w:t>普通应用使用的按键定义应该从</w:t>
      </w:r>
      <w:r w:rsidRPr="00DB679F">
        <w:rPr>
          <w:b/>
          <w:i/>
          <w:color w:val="FF0000"/>
        </w:rPr>
        <w:t>HAL_KEY_SW_3</w:t>
      </w:r>
      <w:r w:rsidRPr="00DB679F">
        <w:rPr>
          <w:rFonts w:hint="eastAsia"/>
          <w:b/>
          <w:i/>
          <w:color w:val="FF0000"/>
        </w:rPr>
        <w:t>开始。</w:t>
      </w:r>
    </w:p>
    <w:p w:rsidR="0046213F" w:rsidRDefault="0046213F" w:rsidP="0046213F">
      <w:pPr>
        <w:ind w:firstLine="480"/>
      </w:pPr>
      <w:r>
        <w:rPr>
          <w:rFonts w:hint="eastAsia"/>
        </w:rPr>
        <w:t>在一个按键的处理结构中，如果</w:t>
      </w:r>
      <w:r>
        <w:t>shift</w:t>
      </w:r>
      <w:r>
        <w:rPr>
          <w:rFonts w:hint="eastAsia"/>
        </w:rPr>
        <w:t>为</w:t>
      </w:r>
      <w:r>
        <w:t>1</w:t>
      </w:r>
      <w:r>
        <w:rPr>
          <w:rFonts w:hint="eastAsia"/>
        </w:rPr>
        <w:t>，则在该结构的下面添加帮</w:t>
      </w:r>
      <w:r>
        <w:t>banding</w:t>
      </w:r>
      <w:r>
        <w:rPr>
          <w:rFonts w:hint="eastAsia"/>
        </w:rPr>
        <w:t>功能处理程序，否则是具体应用处理程序。</w:t>
      </w:r>
    </w:p>
    <w:p w:rsidR="0046213F" w:rsidRDefault="0046213F" w:rsidP="0046213F">
      <w:pPr>
        <w:ind w:firstLine="480"/>
        <w:rPr>
          <w:color w:val="0070C0"/>
        </w:rPr>
      </w:pPr>
      <w:r>
        <w:rPr>
          <w:color w:val="0070C0"/>
        </w:rPr>
        <w:t xml:space="preserve">  </w:t>
      </w:r>
      <w:proofErr w:type="gramStart"/>
      <w:r>
        <w:rPr>
          <w:color w:val="0070C0"/>
        </w:rPr>
        <w:t>else</w:t>
      </w:r>
      <w:proofErr w:type="gramEnd"/>
      <w:r>
        <w:rPr>
          <w:color w:val="0070C0"/>
        </w:rPr>
        <w:t xml:space="preserve"> if(keys &amp; HAL_KEY_SW_4)</w:t>
      </w:r>
    </w:p>
    <w:p w:rsidR="0046213F" w:rsidRDefault="0046213F" w:rsidP="0046213F">
      <w:pPr>
        <w:ind w:firstLine="480"/>
        <w:rPr>
          <w:color w:val="0070C0"/>
        </w:rPr>
      </w:pPr>
      <w:r>
        <w:rPr>
          <w:color w:val="0070C0"/>
        </w:rPr>
        <w:t xml:space="preserve">  {</w:t>
      </w:r>
    </w:p>
    <w:p w:rsidR="0046213F" w:rsidRDefault="0046213F" w:rsidP="0046213F">
      <w:pPr>
        <w:ind w:firstLine="480"/>
        <w:rPr>
          <w:color w:val="0070C0"/>
        </w:rPr>
      </w:pPr>
      <w:r>
        <w:rPr>
          <w:color w:val="0070C0"/>
        </w:rPr>
        <w:t xml:space="preserve">    </w:t>
      </w:r>
      <w:proofErr w:type="gramStart"/>
      <w:r>
        <w:rPr>
          <w:color w:val="0070C0"/>
        </w:rPr>
        <w:t>if(</w:t>
      </w:r>
      <w:proofErr w:type="gramEnd"/>
      <w:r>
        <w:rPr>
          <w:color w:val="0070C0"/>
        </w:rPr>
        <w:t>shift)</w:t>
      </w:r>
    </w:p>
    <w:p w:rsidR="0046213F" w:rsidRDefault="0046213F" w:rsidP="0046213F">
      <w:pPr>
        <w:ind w:firstLine="480"/>
        <w:rPr>
          <w:color w:val="0070C0"/>
        </w:rPr>
      </w:pPr>
      <w:r>
        <w:rPr>
          <w:color w:val="0070C0"/>
        </w:rPr>
        <w:t xml:space="preserve">    {</w:t>
      </w:r>
    </w:p>
    <w:p w:rsidR="0046213F" w:rsidRDefault="0046213F" w:rsidP="0046213F">
      <w:pPr>
        <w:ind w:firstLine="480"/>
        <w:rPr>
          <w:color w:val="FF0000"/>
        </w:rPr>
      </w:pPr>
      <w:r>
        <w:rPr>
          <w:color w:val="FF0000"/>
        </w:rPr>
        <w:t xml:space="preserve">      /*</w:t>
      </w:r>
      <w:r>
        <w:rPr>
          <w:rFonts w:hint="eastAsia"/>
          <w:color w:val="FF0000"/>
        </w:rPr>
        <w:t>按键</w:t>
      </w:r>
      <w:r>
        <w:rPr>
          <w:color w:val="FF0000"/>
        </w:rPr>
        <w:t>binding</w:t>
      </w:r>
      <w:r>
        <w:rPr>
          <w:rFonts w:hint="eastAsia"/>
          <w:color w:val="FF0000"/>
        </w:rPr>
        <w:t>使用</w:t>
      </w:r>
      <w:r>
        <w:rPr>
          <w:color w:val="FF0000"/>
        </w:rPr>
        <w:t xml:space="preserve">*/    </w:t>
      </w:r>
    </w:p>
    <w:p w:rsidR="0046213F" w:rsidRDefault="0046213F" w:rsidP="0046213F">
      <w:pPr>
        <w:ind w:firstLine="480"/>
        <w:rPr>
          <w:color w:val="0070C0"/>
        </w:rPr>
      </w:pPr>
      <w:r>
        <w:rPr>
          <w:color w:val="0070C0"/>
        </w:rPr>
        <w:t xml:space="preserve">    }</w:t>
      </w:r>
    </w:p>
    <w:p w:rsidR="0046213F" w:rsidRDefault="0046213F" w:rsidP="0046213F">
      <w:pPr>
        <w:ind w:firstLine="480"/>
        <w:rPr>
          <w:color w:val="0070C0"/>
        </w:rPr>
      </w:pPr>
      <w:r>
        <w:rPr>
          <w:color w:val="0070C0"/>
        </w:rPr>
        <w:t xml:space="preserve">    </w:t>
      </w:r>
      <w:proofErr w:type="gramStart"/>
      <w:r>
        <w:rPr>
          <w:color w:val="0070C0"/>
        </w:rPr>
        <w:t>else</w:t>
      </w:r>
      <w:proofErr w:type="gramEnd"/>
    </w:p>
    <w:p w:rsidR="0046213F" w:rsidRDefault="0046213F" w:rsidP="0046213F">
      <w:pPr>
        <w:ind w:firstLine="480"/>
        <w:rPr>
          <w:color w:val="0070C0"/>
        </w:rPr>
      </w:pPr>
      <w:r>
        <w:rPr>
          <w:color w:val="0070C0"/>
        </w:rPr>
        <w:t xml:space="preserve">    {</w:t>
      </w:r>
    </w:p>
    <w:p w:rsidR="0046213F" w:rsidRDefault="0046213F" w:rsidP="0046213F">
      <w:pPr>
        <w:ind w:firstLine="480"/>
        <w:rPr>
          <w:color w:val="FF0000"/>
        </w:rPr>
      </w:pPr>
      <w:r>
        <w:rPr>
          <w:color w:val="FF0000"/>
        </w:rPr>
        <w:t xml:space="preserve">      /*</w:t>
      </w:r>
      <w:r>
        <w:rPr>
          <w:rFonts w:hint="eastAsia"/>
          <w:color w:val="FF0000"/>
        </w:rPr>
        <w:t>按键正常控制使用</w:t>
      </w:r>
      <w:r>
        <w:rPr>
          <w:color w:val="FF0000"/>
        </w:rPr>
        <w:t>*/</w:t>
      </w:r>
    </w:p>
    <w:p w:rsidR="0046213F" w:rsidRDefault="0046213F" w:rsidP="0046213F">
      <w:pPr>
        <w:ind w:firstLine="480"/>
        <w:rPr>
          <w:color w:val="0070C0"/>
        </w:rPr>
      </w:pPr>
      <w:r>
        <w:rPr>
          <w:color w:val="0070C0"/>
        </w:rPr>
        <w:t xml:space="preserve">    }</w:t>
      </w:r>
    </w:p>
    <w:p w:rsidR="0046213F" w:rsidRDefault="0046213F" w:rsidP="0046213F">
      <w:pPr>
        <w:ind w:firstLine="480"/>
        <w:rPr>
          <w:color w:val="0070C0"/>
        </w:rPr>
      </w:pPr>
      <w:r>
        <w:rPr>
          <w:color w:val="0070C0"/>
        </w:rPr>
        <w:t xml:space="preserve">  }</w:t>
      </w:r>
    </w:p>
    <w:p w:rsidR="00791748" w:rsidRDefault="00AC601D" w:rsidP="00AC601D">
      <w:pPr>
        <w:pStyle w:val="3"/>
      </w:pPr>
      <w:bookmarkStart w:id="78" w:name="_Toc455429216"/>
      <w:proofErr w:type="gramStart"/>
      <w:r w:rsidRPr="00AC601D">
        <w:t>void</w:t>
      </w:r>
      <w:proofErr w:type="gramEnd"/>
      <w:r w:rsidRPr="00AC601D">
        <w:t xml:space="preserve"> </w:t>
      </w:r>
      <w:proofErr w:type="spellStart"/>
      <w:r w:rsidR="00791748" w:rsidRPr="00791748">
        <w:t>UserAppProcessKeyNwkAction</w:t>
      </w:r>
      <w:proofErr w:type="spellEnd"/>
      <w:r w:rsidR="00791748" w:rsidRPr="00791748">
        <w:t>(void)</w:t>
      </w:r>
      <w:bookmarkEnd w:id="78"/>
    </w:p>
    <w:p w:rsidR="00791748" w:rsidRPr="00207D14" w:rsidRDefault="00791748" w:rsidP="00207D14">
      <w:pPr>
        <w:pStyle w:val="ae"/>
        <w:ind w:firstLine="448"/>
        <w:rPr>
          <w:b/>
        </w:rPr>
      </w:pPr>
      <w:r>
        <w:t>处理设备网络行为相关的操作，其中变量</w:t>
      </w:r>
      <w:proofErr w:type="spellStart"/>
      <w:r w:rsidRPr="00791748">
        <w:t>KeyMultiClicks</w:t>
      </w:r>
      <w:proofErr w:type="spellEnd"/>
      <w:r>
        <w:t>和</w:t>
      </w:r>
      <w:proofErr w:type="spellStart"/>
      <w:r w:rsidRPr="00791748">
        <w:t>KeyHoldPress</w:t>
      </w:r>
      <w:proofErr w:type="spellEnd"/>
      <w:r>
        <w:t>分别表示</w:t>
      </w:r>
      <w:r>
        <w:t>SET</w:t>
      </w:r>
      <w:r>
        <w:t>按键的多击和长按，</w:t>
      </w:r>
      <w:r>
        <w:rPr>
          <w:rFonts w:hint="eastAsia"/>
        </w:rPr>
        <w:t>例如</w:t>
      </w:r>
      <w:proofErr w:type="spellStart"/>
      <w:r w:rsidRPr="00791748">
        <w:t>KeyMultiClicks</w:t>
      </w:r>
      <w:proofErr w:type="spellEnd"/>
      <w:r>
        <w:t xml:space="preserve"> </w:t>
      </w:r>
      <w:r>
        <w:rPr>
          <w:rFonts w:hint="eastAsia"/>
        </w:rPr>
        <w:t>=</w:t>
      </w:r>
      <w:r>
        <w:t>= 2</w:t>
      </w:r>
      <w:r>
        <w:rPr>
          <w:rFonts w:hint="eastAsia"/>
        </w:rPr>
        <w:t>表示</w:t>
      </w:r>
      <w:r>
        <w:t>SET</w:t>
      </w:r>
      <w:r>
        <w:rPr>
          <w:rFonts w:hint="eastAsia"/>
        </w:rPr>
        <w:t>键</w:t>
      </w:r>
      <w:r>
        <w:t>被</w:t>
      </w:r>
      <w:r>
        <w:rPr>
          <w:rFonts w:hint="eastAsia"/>
        </w:rPr>
        <w:t>快按</w:t>
      </w:r>
      <w:r>
        <w:t>两次以此类推</w:t>
      </w:r>
      <w:proofErr w:type="spellStart"/>
      <w:r w:rsidRPr="00791748">
        <w:t>KeyMultiClicks</w:t>
      </w:r>
      <w:proofErr w:type="spellEnd"/>
      <w:r>
        <w:t xml:space="preserve"> </w:t>
      </w:r>
      <w:r>
        <w:rPr>
          <w:rFonts w:hint="eastAsia"/>
        </w:rPr>
        <w:t>=</w:t>
      </w:r>
      <w:r>
        <w:t>= 3</w:t>
      </w:r>
      <w:r>
        <w:rPr>
          <w:rFonts w:hint="eastAsia"/>
        </w:rPr>
        <w:t>表示</w:t>
      </w:r>
      <w:r>
        <w:t>SET</w:t>
      </w:r>
      <w:r>
        <w:rPr>
          <w:rFonts w:hint="eastAsia"/>
        </w:rPr>
        <w:t>按键</w:t>
      </w:r>
      <w:r>
        <w:t>被</w:t>
      </w:r>
      <w:r>
        <w:rPr>
          <w:rFonts w:hint="eastAsia"/>
        </w:rPr>
        <w:t>快按</w:t>
      </w:r>
      <w:r>
        <w:t>三次</w:t>
      </w:r>
      <w:r w:rsidR="00207D14">
        <w:rPr>
          <w:rFonts w:hint="eastAsia"/>
        </w:rPr>
        <w:t>；</w:t>
      </w:r>
      <w:proofErr w:type="spellStart"/>
      <w:r w:rsidR="00207D14" w:rsidRPr="00791748">
        <w:t>KeyHoldPress</w:t>
      </w:r>
      <w:proofErr w:type="spellEnd"/>
      <w:r w:rsidR="00207D14">
        <w:t xml:space="preserve"> == 1</w:t>
      </w:r>
      <w:r w:rsidR="00207D14">
        <w:rPr>
          <w:rFonts w:hint="eastAsia"/>
        </w:rPr>
        <w:t>表示</w:t>
      </w:r>
      <w:r w:rsidR="00207D14">
        <w:t>SET</w:t>
      </w:r>
      <w:proofErr w:type="gramStart"/>
      <w:r w:rsidR="00207D14">
        <w:rPr>
          <w:rFonts w:hint="eastAsia"/>
        </w:rPr>
        <w:t>长按</w:t>
      </w:r>
      <w:r w:rsidR="00207D14">
        <w:t>达到</w:t>
      </w:r>
      <w:proofErr w:type="gramEnd"/>
      <w:r w:rsidR="00207D14">
        <w:t>预设的时间</w:t>
      </w:r>
      <w:r w:rsidR="00207D14">
        <w:rPr>
          <w:rFonts w:hint="eastAsia"/>
        </w:rPr>
        <w:t>，</w:t>
      </w:r>
      <w:r w:rsidR="00207D14">
        <w:t>否则</w:t>
      </w:r>
      <w:proofErr w:type="spellStart"/>
      <w:r w:rsidR="00207D14" w:rsidRPr="00791748">
        <w:t>KeyHoldPress</w:t>
      </w:r>
      <w:proofErr w:type="spellEnd"/>
      <w:r w:rsidR="00207D14">
        <w:t>==0</w:t>
      </w:r>
      <w:r w:rsidR="00207D14">
        <w:rPr>
          <w:rFonts w:hint="eastAsia"/>
        </w:rPr>
        <w:t>。</w:t>
      </w:r>
    </w:p>
    <w:p w:rsidR="00791748" w:rsidRPr="00791748" w:rsidRDefault="00AC601D" w:rsidP="00AC601D">
      <w:pPr>
        <w:pStyle w:val="3"/>
      </w:pPr>
      <w:bookmarkStart w:id="79" w:name="_Toc434829206"/>
      <w:bookmarkStart w:id="80" w:name="_Toc428780506"/>
      <w:bookmarkStart w:id="81" w:name="_Toc455429217"/>
      <w:proofErr w:type="gramStart"/>
      <w:r w:rsidRPr="00AC601D">
        <w:t>void</w:t>
      </w:r>
      <w:proofErr w:type="gramEnd"/>
      <w:r w:rsidRPr="00AC601D">
        <w:t xml:space="preserve"> </w:t>
      </w:r>
      <w:proofErr w:type="spellStart"/>
      <w:r w:rsidR="0046213F">
        <w:t>UserAppProcessUartIncoming</w:t>
      </w:r>
      <w:proofErr w:type="spellEnd"/>
      <w:r w:rsidR="0046213F">
        <w:t xml:space="preserve">(uint8* </w:t>
      </w:r>
      <w:proofErr w:type="spellStart"/>
      <w:r w:rsidR="0046213F">
        <w:t>msg_ptr</w:t>
      </w:r>
      <w:proofErr w:type="spellEnd"/>
      <w:r w:rsidR="0046213F">
        <w:t>)</w:t>
      </w:r>
      <w:bookmarkEnd w:id="79"/>
      <w:bookmarkEnd w:id="80"/>
      <w:bookmarkEnd w:id="81"/>
    </w:p>
    <w:p w:rsidR="00791748" w:rsidRDefault="0046213F" w:rsidP="00791748">
      <w:pPr>
        <w:ind w:firstLine="480"/>
      </w:pPr>
      <w:r>
        <w:rPr>
          <w:rFonts w:hint="eastAsia"/>
        </w:rPr>
        <w:t>接受串口数据的处理函数，开发者在配置好需要的串口</w:t>
      </w:r>
      <w:r w:rsidR="00DB679F">
        <w:rPr>
          <w:rFonts w:hint="eastAsia"/>
        </w:rPr>
        <w:t>后，在正常通讯过程中可以直接在本函数内填充接受串口数据的处理函【暂未</w:t>
      </w:r>
      <w:r w:rsidR="00DB679F">
        <w:t>实现】</w:t>
      </w:r>
      <w:r>
        <w:rPr>
          <w:rFonts w:hint="eastAsia"/>
        </w:rPr>
        <w:t>。</w:t>
      </w:r>
    </w:p>
    <w:p w:rsidR="0046213F" w:rsidRDefault="0046213F" w:rsidP="0053395E">
      <w:pPr>
        <w:pStyle w:val="3"/>
      </w:pPr>
      <w:bookmarkStart w:id="82" w:name="_Toc434829207"/>
      <w:bookmarkStart w:id="83" w:name="_Toc428780507"/>
      <w:bookmarkStart w:id="84" w:name="_Toc455429218"/>
      <w:proofErr w:type="gramStart"/>
      <w:r>
        <w:lastRenderedPageBreak/>
        <w:t>void</w:t>
      </w:r>
      <w:proofErr w:type="gramEnd"/>
      <w:r>
        <w:t xml:space="preserve"> </w:t>
      </w:r>
      <w:proofErr w:type="spellStart"/>
      <w:r>
        <w:t>UserAppProcessCommandCallBack</w:t>
      </w:r>
      <w:proofErr w:type="spellEnd"/>
      <w:r>
        <w:t xml:space="preserve">(uint8 </w:t>
      </w:r>
      <w:proofErr w:type="spellStart"/>
      <w:r>
        <w:t>inMsgLen</w:t>
      </w:r>
      <w:proofErr w:type="spellEnd"/>
      <w:r>
        <w:t>, uint8 *</w:t>
      </w:r>
      <w:proofErr w:type="spellStart"/>
      <w:r>
        <w:t>inMsg</w:t>
      </w:r>
      <w:proofErr w:type="spellEnd"/>
      <w:r>
        <w:t>, uint8 *</w:t>
      </w:r>
      <w:proofErr w:type="spellStart"/>
      <w:r>
        <w:t>outMsgLen</w:t>
      </w:r>
      <w:proofErr w:type="spellEnd"/>
      <w:r>
        <w:t>, uint8 *</w:t>
      </w:r>
      <w:proofErr w:type="spellStart"/>
      <w:r>
        <w:t>outMsg</w:t>
      </w:r>
      <w:proofErr w:type="spellEnd"/>
      <w:r>
        <w:t>)</w:t>
      </w:r>
      <w:bookmarkEnd w:id="82"/>
      <w:bookmarkEnd w:id="83"/>
      <w:bookmarkEnd w:id="84"/>
    </w:p>
    <w:p w:rsidR="0046213F" w:rsidRDefault="0046213F" w:rsidP="0046213F">
      <w:pPr>
        <w:ind w:firstLine="480"/>
      </w:pPr>
      <w:r>
        <w:rPr>
          <w:rFonts w:hint="eastAsia"/>
        </w:rPr>
        <w:t>接受到网络命令后的数据处理函数，开发者直接可在本函数内处理网络应用命令，并且填充返回命令的应用数据</w:t>
      </w:r>
      <w:r w:rsidR="00402F21">
        <w:rPr>
          <w:rFonts w:hint="eastAsia"/>
        </w:rPr>
        <w:t>，当</w:t>
      </w:r>
      <w:r w:rsidR="00402F21">
        <w:t>收到网络传来的命令，且不需要通过本函数返回</w:t>
      </w:r>
      <w:r w:rsidR="00402F21">
        <w:rPr>
          <w:rFonts w:hint="eastAsia"/>
        </w:rPr>
        <w:t>结果</w:t>
      </w:r>
      <w:r w:rsidR="00402F21">
        <w:t>时需要设置</w:t>
      </w:r>
      <w:r w:rsidR="00402F21" w:rsidRPr="0005125C">
        <w:rPr>
          <w:color w:val="FF0000"/>
          <w:shd w:val="pct15" w:color="auto" w:fill="FFFFFF"/>
        </w:rPr>
        <w:t>*</w:t>
      </w:r>
      <w:proofErr w:type="spellStart"/>
      <w:r w:rsidR="00402F21" w:rsidRPr="0005125C">
        <w:rPr>
          <w:color w:val="FF0000"/>
          <w:shd w:val="pct15" w:color="auto" w:fill="FFFFFF"/>
        </w:rPr>
        <w:t>outMsgLen</w:t>
      </w:r>
      <w:proofErr w:type="spellEnd"/>
      <w:r w:rsidR="00402F21" w:rsidRPr="0005125C">
        <w:rPr>
          <w:color w:val="FF0000"/>
          <w:shd w:val="pct15" w:color="auto" w:fill="FFFFFF"/>
        </w:rPr>
        <w:t xml:space="preserve"> = 0</w:t>
      </w:r>
      <w:r>
        <w:rPr>
          <w:rFonts w:hint="eastAsia"/>
        </w:rPr>
        <w:t>。</w:t>
      </w:r>
    </w:p>
    <w:p w:rsidR="0005125C" w:rsidRDefault="00AC601D" w:rsidP="00AC601D">
      <w:pPr>
        <w:pStyle w:val="3"/>
      </w:pPr>
      <w:bookmarkStart w:id="85" w:name="_Toc455429219"/>
      <w:proofErr w:type="gramStart"/>
      <w:r w:rsidRPr="00AC601D">
        <w:t>void</w:t>
      </w:r>
      <w:proofErr w:type="gramEnd"/>
      <w:r w:rsidRPr="00AC601D">
        <w:t xml:space="preserve"> </w:t>
      </w:r>
      <w:proofErr w:type="spellStart"/>
      <w:r w:rsidR="0005125C" w:rsidRPr="0005125C">
        <w:t>UserAppProcessReportingCommand</w:t>
      </w:r>
      <w:proofErr w:type="spellEnd"/>
      <w:r w:rsidR="0005125C" w:rsidRPr="0005125C">
        <w:t xml:space="preserve">(uint8 </w:t>
      </w:r>
      <w:proofErr w:type="spellStart"/>
      <w:r w:rsidR="0005125C" w:rsidRPr="0005125C">
        <w:t>cmd</w:t>
      </w:r>
      <w:proofErr w:type="spellEnd"/>
      <w:r w:rsidR="0005125C" w:rsidRPr="0005125C">
        <w:t xml:space="preserve"> ,uint8*</w:t>
      </w:r>
      <w:proofErr w:type="spellStart"/>
      <w:r w:rsidR="0005125C" w:rsidRPr="0005125C">
        <w:t>inMsg</w:t>
      </w:r>
      <w:proofErr w:type="spellEnd"/>
      <w:r w:rsidR="0005125C" w:rsidRPr="0005125C">
        <w:t>)</w:t>
      </w:r>
      <w:bookmarkEnd w:id="85"/>
    </w:p>
    <w:p w:rsidR="0005125C" w:rsidRDefault="0005125C" w:rsidP="00DC26F5">
      <w:pPr>
        <w:pStyle w:val="ae"/>
        <w:ind w:firstLine="448"/>
      </w:pPr>
      <w:r>
        <w:rPr>
          <w:rFonts w:hint="eastAsia"/>
        </w:rPr>
        <w:t>对于</w:t>
      </w:r>
      <w:proofErr w:type="gramStart"/>
      <w:r>
        <w:rPr>
          <w:rFonts w:hint="eastAsia"/>
        </w:rPr>
        <w:t>温湿度</w:t>
      </w:r>
      <w:r>
        <w:t>类环境</w:t>
      </w:r>
      <w:proofErr w:type="gramEnd"/>
      <w:r>
        <w:t>检测设备，其一些</w:t>
      </w:r>
      <w:r>
        <w:rPr>
          <w:rFonts w:hint="eastAsia"/>
        </w:rPr>
        <w:t>环境</w:t>
      </w:r>
      <w:r>
        <w:t>状态值</w:t>
      </w:r>
      <w:r>
        <w:rPr>
          <w:rFonts w:hint="eastAsia"/>
        </w:rPr>
        <w:t>是</w:t>
      </w:r>
      <w:r>
        <w:t>可配置的周期性</w:t>
      </w:r>
      <w:r>
        <w:rPr>
          <w:rFonts w:hint="eastAsia"/>
        </w:rPr>
        <w:t>上报</w:t>
      </w:r>
      <w:r>
        <w:t>的，此时</w:t>
      </w:r>
      <w:r>
        <w:rPr>
          <w:rFonts w:hint="eastAsia"/>
        </w:rPr>
        <w:t>即可</w:t>
      </w:r>
      <w:r>
        <w:t>通过</w:t>
      </w:r>
      <w:r>
        <w:rPr>
          <w:rFonts w:hint="eastAsia"/>
        </w:rPr>
        <w:t>该函数</w:t>
      </w:r>
      <w:r>
        <w:t>接收周期性</w:t>
      </w:r>
      <w:r>
        <w:rPr>
          <w:rFonts w:hint="eastAsia"/>
        </w:rPr>
        <w:t>上报</w:t>
      </w:r>
      <w:r>
        <w:t>配置命令，然后</w:t>
      </w:r>
      <w:r>
        <w:rPr>
          <w:rFonts w:hint="eastAsia"/>
        </w:rPr>
        <w:t>配置</w:t>
      </w:r>
      <w:r>
        <w:t>可周期性上报的值</w:t>
      </w:r>
      <w:r>
        <w:rPr>
          <w:rFonts w:hint="eastAsia"/>
        </w:rPr>
        <w:t>。</w:t>
      </w:r>
      <w:r>
        <w:t>例如</w:t>
      </w:r>
      <w:r w:rsidR="00F53529">
        <w:rPr>
          <w:rFonts w:hint="eastAsia"/>
        </w:rPr>
        <w:t>配置</w:t>
      </w:r>
      <w:r>
        <w:rPr>
          <w:rFonts w:hint="eastAsia"/>
        </w:rPr>
        <w:t>温湿度</w:t>
      </w:r>
      <w:r>
        <w:t>监测器的周期性</w:t>
      </w:r>
      <w:r w:rsidR="00F53529">
        <w:rPr>
          <w:rFonts w:hint="eastAsia"/>
        </w:rPr>
        <w:t>上报。</w:t>
      </w:r>
    </w:p>
    <w:p w:rsidR="00D26802" w:rsidRPr="00D26802" w:rsidRDefault="00D26802" w:rsidP="00D26802">
      <w:pPr>
        <w:pStyle w:val="ae"/>
        <w:ind w:firstLine="448"/>
        <w:rPr>
          <w:i/>
          <w:shd w:val="pct15" w:color="auto" w:fill="FFFFFF"/>
        </w:rPr>
      </w:pPr>
      <w:proofErr w:type="gramStart"/>
      <w:r w:rsidRPr="00D26802">
        <w:rPr>
          <w:i/>
          <w:shd w:val="pct15" w:color="auto" w:fill="FFFFFF"/>
        </w:rPr>
        <w:t>void</w:t>
      </w:r>
      <w:proofErr w:type="gramEnd"/>
      <w:r w:rsidRPr="00D26802">
        <w:rPr>
          <w:i/>
          <w:shd w:val="pct15" w:color="auto" w:fill="FFFFFF"/>
        </w:rPr>
        <w:t xml:space="preserve"> </w:t>
      </w:r>
      <w:proofErr w:type="spellStart"/>
      <w:r w:rsidRPr="00D26802">
        <w:rPr>
          <w:i/>
          <w:shd w:val="pct15" w:color="auto" w:fill="FFFFFF"/>
        </w:rPr>
        <w:t>UserAppProcessReportingCommand</w:t>
      </w:r>
      <w:proofErr w:type="spellEnd"/>
      <w:r w:rsidRPr="00D26802">
        <w:rPr>
          <w:i/>
          <w:shd w:val="pct15" w:color="auto" w:fill="FFFFFF"/>
        </w:rPr>
        <w:t xml:space="preserve">(uint8 </w:t>
      </w:r>
      <w:proofErr w:type="spellStart"/>
      <w:r w:rsidRPr="00D26802">
        <w:rPr>
          <w:i/>
          <w:shd w:val="pct15" w:color="auto" w:fill="FFFFFF"/>
        </w:rPr>
        <w:t>cmd</w:t>
      </w:r>
      <w:proofErr w:type="spellEnd"/>
      <w:r w:rsidRPr="00D26802">
        <w:rPr>
          <w:i/>
          <w:shd w:val="pct15" w:color="auto" w:fill="FFFFFF"/>
        </w:rPr>
        <w:t xml:space="preserve"> ,uint8*</w:t>
      </w:r>
      <w:proofErr w:type="spellStart"/>
      <w:r w:rsidRPr="00D26802">
        <w:rPr>
          <w:i/>
          <w:shd w:val="pct15" w:color="auto" w:fill="FFFFFF"/>
        </w:rPr>
        <w:t>inMsg</w:t>
      </w:r>
      <w:proofErr w:type="spellEnd"/>
      <w:r w:rsidRPr="00D26802">
        <w:rPr>
          <w:i/>
          <w:shd w:val="pct15" w:color="auto" w:fill="FFFFFF"/>
        </w:rPr>
        <w:t>)</w:t>
      </w:r>
    </w:p>
    <w:p w:rsidR="00D26802" w:rsidRPr="00D26802" w:rsidRDefault="00D26802" w:rsidP="00D26802">
      <w:pPr>
        <w:pStyle w:val="ae"/>
        <w:ind w:firstLine="448"/>
        <w:rPr>
          <w:i/>
          <w:shd w:val="pct15" w:color="auto" w:fill="FFFFFF"/>
        </w:rPr>
      </w:pPr>
      <w:r w:rsidRPr="00D26802">
        <w:rPr>
          <w:i/>
          <w:shd w:val="pct15" w:color="auto" w:fill="FFFFFF"/>
        </w:rPr>
        <w:t>{</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switch(</w:t>
      </w:r>
      <w:proofErr w:type="spellStart"/>
      <w:proofErr w:type="gramEnd"/>
      <w:r w:rsidRPr="00D26802">
        <w:rPr>
          <w:i/>
          <w:shd w:val="pct15" w:color="auto" w:fill="FFFFFF"/>
        </w:rPr>
        <w:t>cmd</w:t>
      </w:r>
      <w:proofErr w:type="spellEnd"/>
      <w:r w:rsidRPr="00D26802">
        <w:rPr>
          <w:i/>
          <w:shd w:val="pct15" w:color="auto" w:fill="FFFFFF"/>
        </w:rPr>
        <w:t>)</w:t>
      </w:r>
    </w:p>
    <w:p w:rsidR="00D26802" w:rsidRPr="00D26802" w:rsidRDefault="00D26802" w:rsidP="00D26802">
      <w:pPr>
        <w:pStyle w:val="ae"/>
        <w:ind w:firstLine="448"/>
        <w:rPr>
          <w:i/>
          <w:shd w:val="pct15" w:color="auto" w:fill="FFFFFF"/>
        </w:rPr>
      </w:pPr>
      <w:r w:rsidRPr="00D26802">
        <w:rPr>
          <w:i/>
          <w:shd w:val="pct15" w:color="auto" w:fill="FFFFFF"/>
        </w:rPr>
        <w:t xml:space="preserve">  {</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case</w:t>
      </w:r>
      <w:proofErr w:type="gramEnd"/>
      <w:r w:rsidRPr="00D26802">
        <w:rPr>
          <w:i/>
          <w:shd w:val="pct15" w:color="auto" w:fill="FFFFFF"/>
        </w:rPr>
        <w:t xml:space="preserve"> 'P':</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PeriodTime</w:t>
      </w:r>
      <w:proofErr w:type="spellEnd"/>
      <w:r w:rsidRPr="00D26802">
        <w:rPr>
          <w:i/>
          <w:shd w:val="pct15" w:color="auto" w:fill="FFFFFF"/>
        </w:rPr>
        <w:t xml:space="preserve"> = 100*(</w:t>
      </w:r>
      <w:proofErr w:type="spellStart"/>
      <w:proofErr w:type="gramStart"/>
      <w:r w:rsidRPr="00D26802">
        <w:rPr>
          <w:i/>
          <w:shd w:val="pct15" w:color="auto" w:fill="FFFFFF"/>
        </w:rPr>
        <w:t>inMsg</w:t>
      </w:r>
      <w:proofErr w:type="spellEnd"/>
      <w:r w:rsidRPr="00D26802">
        <w:rPr>
          <w:i/>
          <w:shd w:val="pct15" w:color="auto" w:fill="FFFFFF"/>
        </w:rPr>
        <w:t>[</w:t>
      </w:r>
      <w:proofErr w:type="gramEnd"/>
      <w:r w:rsidRPr="00D26802">
        <w:rPr>
          <w:i/>
          <w:shd w:val="pct15" w:color="auto" w:fill="FFFFFF"/>
        </w:rPr>
        <w:t>0]-'0') + 10*(</w:t>
      </w:r>
      <w:proofErr w:type="spellStart"/>
      <w:r w:rsidRPr="00D26802">
        <w:rPr>
          <w:i/>
          <w:shd w:val="pct15" w:color="auto" w:fill="FFFFFF"/>
        </w:rPr>
        <w:t>inMsg</w:t>
      </w:r>
      <w:proofErr w:type="spellEnd"/>
      <w:r w:rsidRPr="00D26802">
        <w:rPr>
          <w:i/>
          <w:shd w:val="pct15" w:color="auto" w:fill="FFFFFF"/>
        </w:rPr>
        <w:t>[1]-'0') + (</w:t>
      </w:r>
      <w:proofErr w:type="spellStart"/>
      <w:r w:rsidRPr="00D26802">
        <w:rPr>
          <w:i/>
          <w:shd w:val="pct15" w:color="auto" w:fill="FFFFFF"/>
        </w:rPr>
        <w:t>inMsg</w:t>
      </w:r>
      <w:proofErr w:type="spellEnd"/>
      <w:r w:rsidRPr="00D26802">
        <w:rPr>
          <w:i/>
          <w:shd w:val="pct15" w:color="auto" w:fill="FFFFFF"/>
        </w:rPr>
        <w:t>[2]-'0');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PeriodTimeMinute</w:t>
      </w:r>
      <w:proofErr w:type="spellEnd"/>
      <w:r w:rsidRPr="00D26802">
        <w:rPr>
          <w:i/>
          <w:shd w:val="pct15" w:color="auto" w:fill="FFFFFF"/>
        </w:rPr>
        <w:t xml:space="preserve"> = </w:t>
      </w:r>
      <w:proofErr w:type="spellStart"/>
      <w:r w:rsidRPr="00D26802">
        <w:rPr>
          <w:i/>
          <w:shd w:val="pct15" w:color="auto" w:fill="FFFFFF"/>
        </w:rPr>
        <w:t>PeriodTime</w:t>
      </w:r>
      <w:proofErr w:type="spellEnd"/>
      <w:r w:rsidRPr="00D26802">
        <w:rPr>
          <w:i/>
          <w:shd w:val="pct15" w:color="auto" w:fill="FFFFFF"/>
        </w:rPr>
        <w:t>/60;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PeriodTimeSecond</w:t>
      </w:r>
      <w:proofErr w:type="spellEnd"/>
      <w:r w:rsidRPr="00D26802">
        <w:rPr>
          <w:i/>
          <w:shd w:val="pct15" w:color="auto" w:fill="FFFFFF"/>
        </w:rPr>
        <w:t xml:space="preserve"> = PeriodTime%60;</w:t>
      </w:r>
    </w:p>
    <w:p w:rsidR="00D26802" w:rsidRPr="00D26802" w:rsidRDefault="00D26802" w:rsidP="00D26802">
      <w:pPr>
        <w:pStyle w:val="ae"/>
        <w:ind w:firstLine="448"/>
        <w:rPr>
          <w:i/>
          <w:shd w:val="pct15" w:color="auto" w:fill="FFFFFF"/>
        </w:rPr>
      </w:pP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if(</w:t>
      </w:r>
      <w:proofErr w:type="spellStart"/>
      <w:proofErr w:type="gramEnd"/>
      <w:r w:rsidRPr="00D26802">
        <w:rPr>
          <w:i/>
          <w:shd w:val="pct15" w:color="auto" w:fill="FFFFFF"/>
        </w:rPr>
        <w:t>PeriodTime</w:t>
      </w:r>
      <w:proofErr w:type="spellEnd"/>
      <w:r w:rsidRPr="00D26802">
        <w:rPr>
          <w:i/>
          <w:shd w:val="pct15" w:color="auto" w:fill="FFFFFF"/>
        </w:rPr>
        <w:t xml:space="preserve"> &gt; 0)</w:t>
      </w:r>
    </w:p>
    <w:p w:rsidR="00D26802" w:rsidRPr="00D26802" w:rsidRDefault="00D26802" w:rsidP="00D26802">
      <w:pPr>
        <w:pStyle w:val="ae"/>
        <w:ind w:firstLine="448"/>
        <w:rPr>
          <w:i/>
          <w:shd w:val="pct15" w:color="auto" w:fill="FFFFFF"/>
        </w:rPr>
      </w:pPr>
      <w:r w:rsidRPr="00D26802">
        <w:rPr>
          <w:i/>
          <w:shd w:val="pct15" w:color="auto" w:fill="FFFFFF"/>
        </w:rPr>
        <w:t xml:space="preserve">    {</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osal_start_</w:t>
      </w:r>
      <w:proofErr w:type="gramStart"/>
      <w:r w:rsidRPr="00D26802">
        <w:rPr>
          <w:i/>
          <w:shd w:val="pct15" w:color="auto" w:fill="FFFFFF"/>
        </w:rPr>
        <w:t>timerEx</w:t>
      </w:r>
      <w:proofErr w:type="spellEnd"/>
      <w:r w:rsidRPr="00D26802">
        <w:rPr>
          <w:i/>
          <w:shd w:val="pct15" w:color="auto" w:fill="FFFFFF"/>
        </w:rPr>
        <w:t>(</w:t>
      </w:r>
      <w:proofErr w:type="spellStart"/>
      <w:proofErr w:type="gramEnd"/>
      <w:r w:rsidRPr="00D26802">
        <w:rPr>
          <w:i/>
          <w:shd w:val="pct15" w:color="auto" w:fill="FFFFFF"/>
        </w:rPr>
        <w:t>UserApp_TaskID</w:t>
      </w:r>
      <w:proofErr w:type="spellEnd"/>
      <w:r w:rsidRPr="00D26802">
        <w:rPr>
          <w:i/>
          <w:shd w:val="pct15" w:color="auto" w:fill="FFFFFF"/>
        </w:rPr>
        <w:t>, COMMAND_PERIODIC_MSG_EVT,100 );</w:t>
      </w:r>
    </w:p>
    <w:p w:rsidR="00D26802" w:rsidRPr="00D26802" w:rsidRDefault="00D26802" w:rsidP="00D26802">
      <w:pPr>
        <w:pStyle w:val="ae"/>
        <w:ind w:firstLine="448"/>
        <w:rPr>
          <w:i/>
          <w:shd w:val="pct15" w:color="auto" w:fill="FFFFFF"/>
        </w:rPr>
      </w:pPr>
      <w:r w:rsidRPr="00D26802">
        <w:rPr>
          <w:i/>
          <w:shd w:val="pct15" w:color="auto" w:fill="FFFFFF"/>
        </w:rPr>
        <w:t xml:space="preserve">    }</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break</w:t>
      </w:r>
      <w:proofErr w:type="gramEnd"/>
      <w:r w:rsidRPr="00D26802">
        <w:rPr>
          <w:i/>
          <w:shd w:val="pct15" w:color="auto" w:fill="FFFFFF"/>
        </w:rPr>
        <w:t>;</w:t>
      </w:r>
    </w:p>
    <w:p w:rsidR="00D26802" w:rsidRPr="00D26802" w:rsidRDefault="00D26802" w:rsidP="00D26802">
      <w:pPr>
        <w:pStyle w:val="ae"/>
        <w:ind w:firstLine="448"/>
        <w:rPr>
          <w:i/>
          <w:shd w:val="pct15" w:color="auto" w:fill="FFFFFF"/>
        </w:rPr>
      </w:pP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case</w:t>
      </w:r>
      <w:proofErr w:type="gramEnd"/>
      <w:r w:rsidRPr="00D26802">
        <w:rPr>
          <w:i/>
          <w:shd w:val="pct15" w:color="auto" w:fill="FFFFFF"/>
        </w:rPr>
        <w:t xml:space="preserve"> 'S':</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PeriodTime</w:t>
      </w:r>
      <w:proofErr w:type="spellEnd"/>
      <w:r w:rsidRPr="00D26802">
        <w:rPr>
          <w:i/>
          <w:shd w:val="pct15" w:color="auto" w:fill="FFFFFF"/>
        </w:rPr>
        <w:t xml:space="preserve"> = 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PeriodTimeMinute</w:t>
      </w:r>
      <w:proofErr w:type="spellEnd"/>
      <w:r w:rsidRPr="00D26802">
        <w:rPr>
          <w:i/>
          <w:shd w:val="pct15" w:color="auto" w:fill="FFFFFF"/>
        </w:rPr>
        <w:t xml:space="preserve"> = 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PeriodTimeSecond</w:t>
      </w:r>
      <w:proofErr w:type="spellEnd"/>
      <w:r w:rsidRPr="00D26802">
        <w:rPr>
          <w:i/>
          <w:shd w:val="pct15" w:color="auto" w:fill="FFFFFF"/>
        </w:rPr>
        <w:t xml:space="preserve"> = 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osal_stop_</w:t>
      </w:r>
      <w:proofErr w:type="gramStart"/>
      <w:r w:rsidRPr="00D26802">
        <w:rPr>
          <w:i/>
          <w:shd w:val="pct15" w:color="auto" w:fill="FFFFFF"/>
        </w:rPr>
        <w:t>timerEx</w:t>
      </w:r>
      <w:proofErr w:type="spellEnd"/>
      <w:r w:rsidRPr="00D26802">
        <w:rPr>
          <w:i/>
          <w:shd w:val="pct15" w:color="auto" w:fill="FFFFFF"/>
        </w:rPr>
        <w:t>(</w:t>
      </w:r>
      <w:proofErr w:type="spellStart"/>
      <w:proofErr w:type="gramEnd"/>
      <w:r w:rsidRPr="00D26802">
        <w:rPr>
          <w:i/>
          <w:shd w:val="pct15" w:color="auto" w:fill="FFFFFF"/>
        </w:rPr>
        <w:t>UserApp_TaskID,COMMAND_PERIODIC_MSG_EVT</w:t>
      </w:r>
      <w:proofErr w:type="spellEnd"/>
      <w:r w:rsidRPr="00D26802">
        <w:rPr>
          <w:i/>
          <w:shd w:val="pct15" w:color="auto" w:fill="FFFFFF"/>
        </w:rPr>
        <w:t>);</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break</w:t>
      </w:r>
      <w:proofErr w:type="gramEnd"/>
      <w:r w:rsidRPr="00D26802">
        <w:rPr>
          <w:i/>
          <w:shd w:val="pct15" w:color="auto" w:fill="FFFFFF"/>
        </w:rPr>
        <w:t>;</w:t>
      </w:r>
    </w:p>
    <w:p w:rsidR="00D26802" w:rsidRPr="00D26802" w:rsidRDefault="00D26802" w:rsidP="00D26802">
      <w:pPr>
        <w:pStyle w:val="ae"/>
        <w:ind w:firstLine="448"/>
        <w:rPr>
          <w:i/>
          <w:shd w:val="pct15" w:color="auto" w:fill="FFFFFF"/>
        </w:rPr>
      </w:pP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case</w:t>
      </w:r>
      <w:proofErr w:type="gramEnd"/>
      <w:r w:rsidRPr="00D26802">
        <w:rPr>
          <w:i/>
          <w:shd w:val="pct15" w:color="auto" w:fill="FFFFFF"/>
        </w:rPr>
        <w:t xml:space="preserve"> 'F':</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TemperatureThrethodValue</w:t>
      </w:r>
      <w:proofErr w:type="spellEnd"/>
      <w:r w:rsidRPr="00D26802">
        <w:rPr>
          <w:i/>
          <w:shd w:val="pct15" w:color="auto" w:fill="FFFFFF"/>
        </w:rPr>
        <w:t xml:space="preserve"> = 100*(</w:t>
      </w:r>
      <w:proofErr w:type="spellStart"/>
      <w:proofErr w:type="gramStart"/>
      <w:r w:rsidRPr="00D26802">
        <w:rPr>
          <w:i/>
          <w:shd w:val="pct15" w:color="auto" w:fill="FFFFFF"/>
        </w:rPr>
        <w:t>inMsg</w:t>
      </w:r>
      <w:proofErr w:type="spellEnd"/>
      <w:r w:rsidRPr="00D26802">
        <w:rPr>
          <w:i/>
          <w:shd w:val="pct15" w:color="auto" w:fill="FFFFFF"/>
        </w:rPr>
        <w:t>[</w:t>
      </w:r>
      <w:proofErr w:type="gramEnd"/>
      <w:r w:rsidRPr="00D26802">
        <w:rPr>
          <w:i/>
          <w:shd w:val="pct15" w:color="auto" w:fill="FFFFFF"/>
        </w:rPr>
        <w:t>0]-'0') + 10*(</w:t>
      </w:r>
      <w:proofErr w:type="spellStart"/>
      <w:r w:rsidRPr="00D26802">
        <w:rPr>
          <w:i/>
          <w:shd w:val="pct15" w:color="auto" w:fill="FFFFFF"/>
        </w:rPr>
        <w:t>inMsg</w:t>
      </w:r>
      <w:proofErr w:type="spellEnd"/>
      <w:r w:rsidRPr="00D26802">
        <w:rPr>
          <w:i/>
          <w:shd w:val="pct15" w:color="auto" w:fill="FFFFFF"/>
        </w:rPr>
        <w:t>[1]-'0') + (</w:t>
      </w:r>
      <w:proofErr w:type="spellStart"/>
      <w:r w:rsidRPr="00D26802">
        <w:rPr>
          <w:i/>
          <w:shd w:val="pct15" w:color="auto" w:fill="FFFFFF"/>
        </w:rPr>
        <w:t>inMsg</w:t>
      </w:r>
      <w:proofErr w:type="spellEnd"/>
      <w:r w:rsidRPr="00D26802">
        <w:rPr>
          <w:i/>
          <w:shd w:val="pct15" w:color="auto" w:fill="FFFFFF"/>
        </w:rPr>
        <w:t>[2]-'0');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HumidityThrethodValue</w:t>
      </w:r>
      <w:proofErr w:type="spellEnd"/>
      <w:r w:rsidRPr="00D26802">
        <w:rPr>
          <w:i/>
          <w:shd w:val="pct15" w:color="auto" w:fill="FFFFFF"/>
        </w:rPr>
        <w:t xml:space="preserve"> = 100*(</w:t>
      </w:r>
      <w:proofErr w:type="spellStart"/>
      <w:proofErr w:type="gramStart"/>
      <w:r w:rsidRPr="00D26802">
        <w:rPr>
          <w:i/>
          <w:shd w:val="pct15" w:color="auto" w:fill="FFFFFF"/>
        </w:rPr>
        <w:t>inMsg</w:t>
      </w:r>
      <w:proofErr w:type="spellEnd"/>
      <w:r w:rsidRPr="00D26802">
        <w:rPr>
          <w:i/>
          <w:shd w:val="pct15" w:color="auto" w:fill="FFFFFF"/>
        </w:rPr>
        <w:t>[</w:t>
      </w:r>
      <w:proofErr w:type="gramEnd"/>
      <w:r w:rsidRPr="00D26802">
        <w:rPr>
          <w:i/>
          <w:shd w:val="pct15" w:color="auto" w:fill="FFFFFF"/>
        </w:rPr>
        <w:t>3]-'0') + 10*(</w:t>
      </w:r>
      <w:proofErr w:type="spellStart"/>
      <w:r w:rsidRPr="00D26802">
        <w:rPr>
          <w:i/>
          <w:shd w:val="pct15" w:color="auto" w:fill="FFFFFF"/>
        </w:rPr>
        <w:t>inMsg</w:t>
      </w:r>
      <w:proofErr w:type="spellEnd"/>
      <w:r w:rsidRPr="00D26802">
        <w:rPr>
          <w:i/>
          <w:shd w:val="pct15" w:color="auto" w:fill="FFFFFF"/>
        </w:rPr>
        <w:t>[4]-'0') + (</w:t>
      </w:r>
      <w:proofErr w:type="spellStart"/>
      <w:r w:rsidRPr="00D26802">
        <w:rPr>
          <w:i/>
          <w:shd w:val="pct15" w:color="auto" w:fill="FFFFFF"/>
        </w:rPr>
        <w:t>inMsg</w:t>
      </w:r>
      <w:proofErr w:type="spellEnd"/>
      <w:r w:rsidRPr="00D26802">
        <w:rPr>
          <w:i/>
          <w:shd w:val="pct15" w:color="auto" w:fill="FFFFFF"/>
        </w:rPr>
        <w:t>[5]-'0');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break</w:t>
      </w:r>
      <w:proofErr w:type="gramEnd"/>
      <w:r w:rsidRPr="00D26802">
        <w:rPr>
          <w:i/>
          <w:shd w:val="pct15" w:color="auto" w:fill="FFFFFF"/>
        </w:rPr>
        <w:t>;</w:t>
      </w:r>
    </w:p>
    <w:p w:rsidR="00D26802" w:rsidRPr="00D26802" w:rsidRDefault="00D26802" w:rsidP="00D26802">
      <w:pPr>
        <w:pStyle w:val="ae"/>
        <w:ind w:firstLine="448"/>
        <w:rPr>
          <w:i/>
          <w:shd w:val="pct15" w:color="auto" w:fill="FFFFFF"/>
        </w:rPr>
      </w:pPr>
    </w:p>
    <w:p w:rsidR="00D26802" w:rsidRPr="00D26802" w:rsidRDefault="00D26802" w:rsidP="00D26802">
      <w:pPr>
        <w:pStyle w:val="ae"/>
        <w:ind w:firstLine="448"/>
        <w:rPr>
          <w:i/>
          <w:shd w:val="pct15" w:color="auto" w:fill="FFFFFF"/>
        </w:rPr>
      </w:pPr>
      <w:r w:rsidRPr="00D26802">
        <w:rPr>
          <w:i/>
          <w:shd w:val="pct15" w:color="auto" w:fill="FFFFFF"/>
        </w:rPr>
        <w:lastRenderedPageBreak/>
        <w:t xml:space="preserve">  </w:t>
      </w:r>
      <w:proofErr w:type="gramStart"/>
      <w:r w:rsidRPr="00D26802">
        <w:rPr>
          <w:i/>
          <w:shd w:val="pct15" w:color="auto" w:fill="FFFFFF"/>
        </w:rPr>
        <w:t>case</w:t>
      </w:r>
      <w:proofErr w:type="gramEnd"/>
      <w:r w:rsidRPr="00D26802">
        <w:rPr>
          <w:i/>
          <w:shd w:val="pct15" w:color="auto" w:fill="FFFFFF"/>
        </w:rPr>
        <w:t xml:space="preserve"> 'L':</w:t>
      </w:r>
    </w:p>
    <w:p w:rsidR="00D26802" w:rsidRPr="00D26802" w:rsidRDefault="00D26802" w:rsidP="00D26802">
      <w:pPr>
        <w:pStyle w:val="ae"/>
        <w:ind w:firstLine="448"/>
        <w:rPr>
          <w:i/>
          <w:shd w:val="pct15" w:color="auto" w:fill="FFFFFF"/>
        </w:rPr>
      </w:pP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r w:rsidRPr="00D26802">
        <w:rPr>
          <w:i/>
          <w:shd w:val="pct15" w:color="auto" w:fill="FFFFFF"/>
        </w:rPr>
        <w:t>BlinkCount</w:t>
      </w:r>
      <w:proofErr w:type="spellEnd"/>
      <w:r w:rsidRPr="00D26802">
        <w:rPr>
          <w:i/>
          <w:shd w:val="pct15" w:color="auto" w:fill="FFFFFF"/>
        </w:rPr>
        <w:t xml:space="preserve"> = 100*(</w:t>
      </w:r>
      <w:proofErr w:type="spellStart"/>
      <w:proofErr w:type="gramStart"/>
      <w:r w:rsidRPr="00D26802">
        <w:rPr>
          <w:i/>
          <w:shd w:val="pct15" w:color="auto" w:fill="FFFFFF"/>
        </w:rPr>
        <w:t>inMsg</w:t>
      </w:r>
      <w:proofErr w:type="spellEnd"/>
      <w:r w:rsidRPr="00D26802">
        <w:rPr>
          <w:i/>
          <w:shd w:val="pct15" w:color="auto" w:fill="FFFFFF"/>
        </w:rPr>
        <w:t>[</w:t>
      </w:r>
      <w:proofErr w:type="gramEnd"/>
      <w:r w:rsidRPr="00D26802">
        <w:rPr>
          <w:i/>
          <w:shd w:val="pct15" w:color="auto" w:fill="FFFFFF"/>
        </w:rPr>
        <w:t>0]-'0') + 10*(</w:t>
      </w:r>
      <w:proofErr w:type="spellStart"/>
      <w:r w:rsidRPr="00D26802">
        <w:rPr>
          <w:i/>
          <w:shd w:val="pct15" w:color="auto" w:fill="FFFFFF"/>
        </w:rPr>
        <w:t>inMsg</w:t>
      </w:r>
      <w:proofErr w:type="spellEnd"/>
      <w:r w:rsidRPr="00D26802">
        <w:rPr>
          <w:i/>
          <w:shd w:val="pct15" w:color="auto" w:fill="FFFFFF"/>
        </w:rPr>
        <w:t>[1]-'0') + (</w:t>
      </w:r>
      <w:proofErr w:type="spellStart"/>
      <w:r w:rsidRPr="00D26802">
        <w:rPr>
          <w:i/>
          <w:shd w:val="pct15" w:color="auto" w:fill="FFFFFF"/>
        </w:rPr>
        <w:t>inMsg</w:t>
      </w:r>
      <w:proofErr w:type="spellEnd"/>
      <w:r w:rsidRPr="00D26802">
        <w:rPr>
          <w:i/>
          <w:shd w:val="pct15" w:color="auto" w:fill="FFFFFF"/>
        </w:rPr>
        <w:t>[2]-'0');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spellStart"/>
      <w:proofErr w:type="gramStart"/>
      <w:r w:rsidRPr="00D26802">
        <w:rPr>
          <w:i/>
          <w:shd w:val="pct15" w:color="auto" w:fill="FFFFFF"/>
        </w:rPr>
        <w:t>HalLedBlink</w:t>
      </w:r>
      <w:proofErr w:type="spellEnd"/>
      <w:r w:rsidRPr="00D26802">
        <w:rPr>
          <w:i/>
          <w:shd w:val="pct15" w:color="auto" w:fill="FFFFFF"/>
        </w:rPr>
        <w:t>(</w:t>
      </w:r>
      <w:proofErr w:type="gramEnd"/>
      <w:r w:rsidRPr="00D26802">
        <w:rPr>
          <w:i/>
          <w:shd w:val="pct15" w:color="auto" w:fill="FFFFFF"/>
        </w:rPr>
        <w:t xml:space="preserve">HAL_LED_1, </w:t>
      </w:r>
      <w:proofErr w:type="spellStart"/>
      <w:r w:rsidRPr="00D26802">
        <w:rPr>
          <w:i/>
          <w:shd w:val="pct15" w:color="auto" w:fill="FFFFFF"/>
        </w:rPr>
        <w:t>BlinkCount</w:t>
      </w:r>
      <w:proofErr w:type="spellEnd"/>
      <w:r w:rsidRPr="00D26802">
        <w:rPr>
          <w:i/>
          <w:shd w:val="pct15" w:color="auto" w:fill="FFFFFF"/>
        </w:rPr>
        <w:t>, 50, 800);</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break</w:t>
      </w:r>
      <w:proofErr w:type="gramEnd"/>
      <w:r w:rsidRPr="00D26802">
        <w:rPr>
          <w:i/>
          <w:shd w:val="pct15" w:color="auto" w:fill="FFFFFF"/>
        </w:rPr>
        <w:t>;</w:t>
      </w:r>
    </w:p>
    <w:p w:rsidR="00D26802" w:rsidRPr="00D26802" w:rsidRDefault="00D26802" w:rsidP="00D26802">
      <w:pPr>
        <w:pStyle w:val="ae"/>
        <w:ind w:firstLine="448"/>
        <w:rPr>
          <w:i/>
          <w:shd w:val="pct15" w:color="auto" w:fill="FFFFFF"/>
        </w:rPr>
      </w:pP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default</w:t>
      </w:r>
      <w:proofErr w:type="gramEnd"/>
      <w:r w:rsidRPr="00D26802">
        <w:rPr>
          <w:i/>
          <w:shd w:val="pct15" w:color="auto" w:fill="FFFFFF"/>
        </w:rPr>
        <w:t>:</w:t>
      </w:r>
    </w:p>
    <w:p w:rsidR="00D26802" w:rsidRPr="00D26802" w:rsidRDefault="00D26802" w:rsidP="00D26802">
      <w:pPr>
        <w:pStyle w:val="ae"/>
        <w:ind w:firstLine="448"/>
        <w:rPr>
          <w:i/>
          <w:shd w:val="pct15" w:color="auto" w:fill="FFFFFF"/>
        </w:rPr>
      </w:pPr>
      <w:r w:rsidRPr="00D26802">
        <w:rPr>
          <w:i/>
          <w:shd w:val="pct15" w:color="auto" w:fill="FFFFFF"/>
        </w:rPr>
        <w:t xml:space="preserve">    </w:t>
      </w:r>
      <w:proofErr w:type="gramStart"/>
      <w:r w:rsidRPr="00D26802">
        <w:rPr>
          <w:i/>
          <w:shd w:val="pct15" w:color="auto" w:fill="FFFFFF"/>
        </w:rPr>
        <w:t>break</w:t>
      </w:r>
      <w:proofErr w:type="gramEnd"/>
      <w:r w:rsidRPr="00D26802">
        <w:rPr>
          <w:i/>
          <w:shd w:val="pct15" w:color="auto" w:fill="FFFFFF"/>
        </w:rPr>
        <w:t>;</w:t>
      </w:r>
    </w:p>
    <w:p w:rsidR="00D26802" w:rsidRPr="00D26802" w:rsidRDefault="00D26802" w:rsidP="00D26802">
      <w:pPr>
        <w:pStyle w:val="ae"/>
        <w:ind w:firstLine="448"/>
        <w:rPr>
          <w:i/>
          <w:shd w:val="pct15" w:color="auto" w:fill="FFFFFF"/>
        </w:rPr>
      </w:pPr>
      <w:r w:rsidRPr="00D26802">
        <w:rPr>
          <w:i/>
          <w:shd w:val="pct15" w:color="auto" w:fill="FFFFFF"/>
        </w:rPr>
        <w:t xml:space="preserve">  }</w:t>
      </w:r>
    </w:p>
    <w:p w:rsidR="00D26802" w:rsidRPr="00D26802" w:rsidRDefault="00D26802" w:rsidP="00D26802">
      <w:pPr>
        <w:pStyle w:val="ae"/>
        <w:ind w:firstLine="448"/>
        <w:rPr>
          <w:i/>
          <w:shd w:val="pct15" w:color="auto" w:fill="FFFFFF"/>
        </w:rPr>
      </w:pPr>
      <w:r w:rsidRPr="00D26802">
        <w:rPr>
          <w:i/>
          <w:shd w:val="pct15" w:color="auto" w:fill="FFFFFF"/>
        </w:rPr>
        <w:t>}</w:t>
      </w:r>
    </w:p>
    <w:p w:rsidR="00F53529" w:rsidRPr="0005125C" w:rsidRDefault="00F53529" w:rsidP="0005125C"/>
    <w:p w:rsidR="00287CCA" w:rsidRDefault="00287CCA" w:rsidP="00287CCA">
      <w:pPr>
        <w:pStyle w:val="3"/>
      </w:pPr>
      <w:bookmarkStart w:id="86" w:name="_Toc434829208"/>
      <w:bookmarkStart w:id="87" w:name="_Toc428780508"/>
      <w:bookmarkStart w:id="88" w:name="_Toc455429220"/>
      <w:bookmarkStart w:id="89" w:name="_Toc434829209"/>
      <w:bookmarkStart w:id="90" w:name="_Toc428780509"/>
      <w:proofErr w:type="gramStart"/>
      <w:r>
        <w:t>void</w:t>
      </w:r>
      <w:proofErr w:type="gramEnd"/>
      <w:r>
        <w:t xml:space="preserve"> </w:t>
      </w:r>
      <w:proofErr w:type="spellStart"/>
      <w:r>
        <w:t>UserAppProcessBindingMessage</w:t>
      </w:r>
      <w:proofErr w:type="spellEnd"/>
      <w:r>
        <w:t>(</w:t>
      </w:r>
      <w:proofErr w:type="spellStart"/>
      <w:r>
        <w:t>afIncomingMSGPacket_t</w:t>
      </w:r>
      <w:proofErr w:type="spellEnd"/>
      <w:r>
        <w:t xml:space="preserve"> * </w:t>
      </w:r>
      <w:proofErr w:type="spellStart"/>
      <w:r>
        <w:t>pkt</w:t>
      </w:r>
      <w:proofErr w:type="spellEnd"/>
      <w:r>
        <w:t>)</w:t>
      </w:r>
      <w:bookmarkEnd w:id="86"/>
      <w:bookmarkEnd w:id="87"/>
      <w:bookmarkEnd w:id="88"/>
    </w:p>
    <w:p w:rsidR="00287CCA" w:rsidRDefault="00287CCA" w:rsidP="00287CCA">
      <w:pPr>
        <w:ind w:firstLine="480"/>
      </w:pPr>
      <w:r>
        <w:rPr>
          <w:rFonts w:hint="eastAsia"/>
        </w:rPr>
        <w:t>处理绑定的</w:t>
      </w:r>
      <w:r>
        <w:t>Initiator</w:t>
      </w:r>
      <w:r w:rsidR="00402F21">
        <w:rPr>
          <w:rFonts w:hint="eastAsia"/>
        </w:rPr>
        <w:t>设备发来的控制命令，例如</w:t>
      </w:r>
      <w:r w:rsidR="00D752E8">
        <w:rPr>
          <w:rFonts w:hint="eastAsia"/>
        </w:rPr>
        <w:t>移动</w:t>
      </w:r>
      <w:r w:rsidR="00D752E8">
        <w:t>插座</w:t>
      </w:r>
      <w:r w:rsidR="00D752E8">
        <w:rPr>
          <w:rFonts w:hint="eastAsia"/>
        </w:rPr>
        <w:t>收</w:t>
      </w:r>
      <w:r w:rsidR="00402F21">
        <w:t>到绑定开关发来的控制命令</w:t>
      </w:r>
      <w:r w:rsidR="0073787A">
        <w:rPr>
          <w:rFonts w:hint="eastAsia"/>
        </w:rPr>
        <w:t>然后执行</w:t>
      </w:r>
      <w:r w:rsidR="0073787A">
        <w:t>开关动作</w:t>
      </w:r>
      <w:r w:rsidR="00D752E8">
        <w:rPr>
          <w:rFonts w:hint="eastAsia"/>
        </w:rPr>
        <w:t>：</w:t>
      </w:r>
    </w:p>
    <w:p w:rsidR="00D752E8" w:rsidRPr="00D752E8" w:rsidRDefault="00D752E8" w:rsidP="00D752E8">
      <w:pPr>
        <w:ind w:firstLine="480"/>
        <w:rPr>
          <w:i/>
          <w:szCs w:val="21"/>
          <w:shd w:val="pct15" w:color="auto" w:fill="FFFFFF"/>
        </w:rPr>
      </w:pPr>
      <w:proofErr w:type="gramStart"/>
      <w:r w:rsidRPr="00D752E8">
        <w:rPr>
          <w:i/>
          <w:szCs w:val="21"/>
          <w:shd w:val="pct15" w:color="auto" w:fill="FFFFFF"/>
        </w:rPr>
        <w:t>void</w:t>
      </w:r>
      <w:proofErr w:type="gramEnd"/>
      <w:r w:rsidRPr="00D752E8">
        <w:rPr>
          <w:i/>
          <w:szCs w:val="21"/>
          <w:shd w:val="pct15" w:color="auto" w:fill="FFFFFF"/>
        </w:rPr>
        <w:t xml:space="preserve"> </w:t>
      </w:r>
      <w:proofErr w:type="spellStart"/>
      <w:r w:rsidRPr="00D752E8">
        <w:rPr>
          <w:i/>
          <w:szCs w:val="21"/>
          <w:shd w:val="pct15" w:color="auto" w:fill="FFFFFF"/>
        </w:rPr>
        <w:t>UserAppProcessBindingMessage</w:t>
      </w:r>
      <w:proofErr w:type="spellEnd"/>
      <w:r w:rsidRPr="00D752E8">
        <w:rPr>
          <w:i/>
          <w:szCs w:val="21"/>
          <w:shd w:val="pct15" w:color="auto" w:fill="FFFFFF"/>
        </w:rPr>
        <w:t>(</w:t>
      </w:r>
      <w:proofErr w:type="spellStart"/>
      <w:r w:rsidRPr="00D752E8">
        <w:rPr>
          <w:i/>
          <w:szCs w:val="21"/>
          <w:shd w:val="pct15" w:color="auto" w:fill="FFFFFF"/>
        </w:rPr>
        <w:t>afIncomingMSGPacket_t</w:t>
      </w:r>
      <w:proofErr w:type="spellEnd"/>
      <w:r w:rsidRPr="00D752E8">
        <w:rPr>
          <w:i/>
          <w:szCs w:val="21"/>
          <w:shd w:val="pct15" w:color="auto" w:fill="FFFFFF"/>
        </w:rPr>
        <w:t xml:space="preserve"> * </w:t>
      </w:r>
      <w:proofErr w:type="spellStart"/>
      <w:r w:rsidRPr="00D752E8">
        <w:rPr>
          <w:i/>
          <w:szCs w:val="21"/>
          <w:shd w:val="pct15" w:color="auto" w:fill="FFFFFF"/>
        </w:rPr>
        <w:t>pkt</w:t>
      </w:r>
      <w:proofErr w:type="spellEnd"/>
      <w:r w:rsidRPr="00D752E8">
        <w:rPr>
          <w:i/>
          <w:szCs w:val="21"/>
          <w:shd w:val="pct15" w:color="auto" w:fill="FFFFFF"/>
        </w:rPr>
        <w:t>)</w:t>
      </w:r>
    </w:p>
    <w:p w:rsidR="00D752E8" w:rsidRPr="00D752E8" w:rsidRDefault="00D752E8" w:rsidP="00D752E8">
      <w:pPr>
        <w:ind w:firstLine="480"/>
        <w:rPr>
          <w:i/>
          <w:szCs w:val="21"/>
          <w:shd w:val="pct15" w:color="auto" w:fill="FFFFFF"/>
        </w:rPr>
      </w:pPr>
      <w:r w:rsidRPr="00D752E8">
        <w:rPr>
          <w:i/>
          <w:szCs w:val="21"/>
          <w:shd w:val="pct15" w:color="auto" w:fill="FFFFFF"/>
        </w:rPr>
        <w:t>{</w:t>
      </w:r>
    </w:p>
    <w:p w:rsidR="00D752E8" w:rsidRPr="00D752E8" w:rsidRDefault="00D752E8" w:rsidP="00D752E8">
      <w:pPr>
        <w:ind w:firstLine="480"/>
        <w:rPr>
          <w:i/>
          <w:szCs w:val="21"/>
          <w:shd w:val="pct15" w:color="auto" w:fill="FFFFFF"/>
        </w:rPr>
      </w:pPr>
      <w:r w:rsidRPr="00D752E8">
        <w:rPr>
          <w:i/>
          <w:szCs w:val="21"/>
          <w:shd w:val="pct15" w:color="auto" w:fill="FFFFFF"/>
        </w:rPr>
        <w:t xml:space="preserve">  </w:t>
      </w:r>
      <w:proofErr w:type="gramStart"/>
      <w:r w:rsidRPr="00D752E8">
        <w:rPr>
          <w:i/>
          <w:szCs w:val="21"/>
          <w:shd w:val="pct15" w:color="auto" w:fill="FFFFFF"/>
        </w:rPr>
        <w:t>switch(</w:t>
      </w:r>
      <w:proofErr w:type="spellStart"/>
      <w:proofErr w:type="gramEnd"/>
      <w:r w:rsidRPr="00D752E8">
        <w:rPr>
          <w:i/>
          <w:szCs w:val="21"/>
          <w:shd w:val="pct15" w:color="auto" w:fill="FFFFFF"/>
        </w:rPr>
        <w:t>pkt</w:t>
      </w:r>
      <w:proofErr w:type="spellEnd"/>
      <w:r w:rsidRPr="00D752E8">
        <w:rPr>
          <w:i/>
          <w:szCs w:val="21"/>
          <w:shd w:val="pct15" w:color="auto" w:fill="FFFFFF"/>
        </w:rPr>
        <w:t>-&gt;</w:t>
      </w:r>
      <w:proofErr w:type="spellStart"/>
      <w:r w:rsidRPr="00D752E8">
        <w:rPr>
          <w:i/>
          <w:szCs w:val="21"/>
          <w:shd w:val="pct15" w:color="auto" w:fill="FFFFFF"/>
        </w:rPr>
        <w:t>endPoint</w:t>
      </w:r>
      <w:proofErr w:type="spellEnd"/>
      <w:r w:rsidRPr="00D752E8">
        <w:rPr>
          <w:i/>
          <w:szCs w:val="21"/>
          <w:shd w:val="pct15" w:color="auto" w:fill="FFFFFF"/>
        </w:rPr>
        <w:t>)</w:t>
      </w:r>
    </w:p>
    <w:p w:rsidR="00D752E8" w:rsidRPr="00D752E8" w:rsidRDefault="00D752E8" w:rsidP="00D752E8">
      <w:pPr>
        <w:ind w:firstLine="480"/>
        <w:rPr>
          <w:i/>
          <w:szCs w:val="21"/>
          <w:shd w:val="pct15" w:color="auto" w:fill="FFFFFF"/>
        </w:rPr>
      </w:pPr>
      <w:r w:rsidRPr="00D752E8">
        <w:rPr>
          <w:i/>
          <w:szCs w:val="21"/>
          <w:shd w:val="pct15" w:color="auto" w:fill="FFFFFF"/>
        </w:rPr>
        <w:t xml:space="preserve">  {</w:t>
      </w:r>
    </w:p>
    <w:p w:rsidR="00D752E8" w:rsidRPr="00D752E8" w:rsidRDefault="00D752E8" w:rsidP="00D752E8">
      <w:pPr>
        <w:ind w:firstLine="480"/>
        <w:rPr>
          <w:i/>
          <w:szCs w:val="21"/>
          <w:shd w:val="pct15" w:color="auto" w:fill="FFFFFF"/>
        </w:rPr>
      </w:pPr>
      <w:r w:rsidRPr="00D752E8">
        <w:rPr>
          <w:i/>
          <w:szCs w:val="21"/>
          <w:shd w:val="pct15" w:color="auto" w:fill="FFFFFF"/>
        </w:rPr>
        <w:t xml:space="preserve">  </w:t>
      </w:r>
      <w:proofErr w:type="gramStart"/>
      <w:r w:rsidRPr="00D752E8">
        <w:rPr>
          <w:i/>
          <w:szCs w:val="21"/>
          <w:shd w:val="pct15" w:color="auto" w:fill="FFFFFF"/>
        </w:rPr>
        <w:t>case</w:t>
      </w:r>
      <w:proofErr w:type="gramEnd"/>
      <w:r w:rsidRPr="00D752E8">
        <w:rPr>
          <w:i/>
          <w:szCs w:val="21"/>
          <w:shd w:val="pct15" w:color="auto" w:fill="FFFFFF"/>
        </w:rPr>
        <w:t xml:space="preserve"> USERAPP_ENDPOINT1:</w:t>
      </w:r>
    </w:p>
    <w:p w:rsidR="00D752E8" w:rsidRPr="00D752E8" w:rsidRDefault="00D752E8" w:rsidP="00D752E8">
      <w:pPr>
        <w:ind w:firstLine="480"/>
        <w:rPr>
          <w:i/>
          <w:szCs w:val="21"/>
          <w:shd w:val="pct15" w:color="auto" w:fill="FFFFFF"/>
        </w:rPr>
      </w:pPr>
      <w:r w:rsidRPr="00D752E8">
        <w:rPr>
          <w:i/>
          <w:szCs w:val="21"/>
          <w:shd w:val="pct15" w:color="auto" w:fill="FFFFFF"/>
        </w:rPr>
        <w:t xml:space="preserve">    </w:t>
      </w:r>
      <w:proofErr w:type="gramStart"/>
      <w:r w:rsidRPr="00D752E8">
        <w:rPr>
          <w:i/>
          <w:szCs w:val="21"/>
          <w:shd w:val="pct15" w:color="auto" w:fill="FFFFFF"/>
        </w:rPr>
        <w:t>if(</w:t>
      </w:r>
      <w:proofErr w:type="spellStart"/>
      <w:proofErr w:type="gramEnd"/>
      <w:r w:rsidRPr="00D752E8">
        <w:rPr>
          <w:i/>
          <w:szCs w:val="21"/>
          <w:shd w:val="pct15" w:color="auto" w:fill="FFFFFF"/>
        </w:rPr>
        <w:t>pkt</w:t>
      </w:r>
      <w:proofErr w:type="spellEnd"/>
      <w:r w:rsidRPr="00D752E8">
        <w:rPr>
          <w:i/>
          <w:szCs w:val="21"/>
          <w:shd w:val="pct15" w:color="auto" w:fill="FFFFFF"/>
        </w:rPr>
        <w:t>-&gt;</w:t>
      </w:r>
      <w:proofErr w:type="spellStart"/>
      <w:r w:rsidRPr="00D752E8">
        <w:rPr>
          <w:i/>
          <w:szCs w:val="21"/>
          <w:shd w:val="pct15" w:color="auto" w:fill="FFFFFF"/>
        </w:rPr>
        <w:t>cmd.Data</w:t>
      </w:r>
      <w:proofErr w:type="spellEnd"/>
      <w:r w:rsidRPr="00D752E8">
        <w:rPr>
          <w:i/>
          <w:szCs w:val="21"/>
          <w:shd w:val="pct15" w:color="auto" w:fill="FFFFFF"/>
        </w:rPr>
        <w:t xml:space="preserve">[0]==1 &amp;&amp; </w:t>
      </w:r>
      <w:proofErr w:type="spellStart"/>
      <w:r w:rsidRPr="00D752E8">
        <w:rPr>
          <w:i/>
          <w:szCs w:val="21"/>
          <w:shd w:val="pct15" w:color="auto" w:fill="FFFFFF"/>
        </w:rPr>
        <w:t>RelayLoad.load.loadstate</w:t>
      </w:r>
      <w:proofErr w:type="spellEnd"/>
      <w:r w:rsidRPr="00D752E8">
        <w:rPr>
          <w:i/>
          <w:szCs w:val="21"/>
          <w:shd w:val="pct15" w:color="auto" w:fill="FFFFFF"/>
        </w:rPr>
        <w:t xml:space="preserve"> == LOAD_CLOSE)</w:t>
      </w:r>
    </w:p>
    <w:p w:rsidR="00D752E8" w:rsidRPr="00D752E8" w:rsidRDefault="00D752E8" w:rsidP="00D752E8">
      <w:pPr>
        <w:ind w:firstLine="480"/>
        <w:rPr>
          <w:i/>
          <w:szCs w:val="21"/>
          <w:shd w:val="pct15" w:color="auto" w:fill="FFFFFF"/>
        </w:rPr>
      </w:pPr>
      <w:r w:rsidRPr="00D752E8">
        <w:rPr>
          <w:i/>
          <w:szCs w:val="21"/>
          <w:shd w:val="pct15" w:color="auto" w:fill="FFFFFF"/>
        </w:rPr>
        <w:t xml:space="preserve">    {</w:t>
      </w:r>
    </w:p>
    <w:p w:rsidR="00D752E8" w:rsidRPr="00D752E8" w:rsidRDefault="00D752E8" w:rsidP="00D752E8">
      <w:pPr>
        <w:ind w:firstLine="480"/>
        <w:rPr>
          <w:i/>
          <w:szCs w:val="21"/>
          <w:shd w:val="pct15" w:color="auto" w:fill="FFFFFF"/>
        </w:rPr>
      </w:pPr>
      <w:r w:rsidRPr="00D752E8">
        <w:rPr>
          <w:i/>
          <w:szCs w:val="21"/>
          <w:shd w:val="pct15" w:color="auto" w:fill="FFFFFF"/>
        </w:rPr>
        <w:t xml:space="preserve">      </w:t>
      </w:r>
      <w:proofErr w:type="spellStart"/>
      <w:proofErr w:type="gramStart"/>
      <w:r w:rsidRPr="00D752E8">
        <w:rPr>
          <w:i/>
          <w:szCs w:val="21"/>
          <w:shd w:val="pct15" w:color="auto" w:fill="FFFFFF"/>
        </w:rPr>
        <w:t>RelayLoad.load.Loadopen</w:t>
      </w:r>
      <w:proofErr w:type="spellEnd"/>
      <w:r w:rsidRPr="00D752E8">
        <w:rPr>
          <w:i/>
          <w:szCs w:val="21"/>
          <w:shd w:val="pct15" w:color="auto" w:fill="FFFFFF"/>
        </w:rPr>
        <w:t>(</w:t>
      </w:r>
      <w:proofErr w:type="gramEnd"/>
      <w:r w:rsidRPr="00D752E8">
        <w:rPr>
          <w:i/>
          <w:szCs w:val="21"/>
          <w:shd w:val="pct15" w:color="auto" w:fill="FFFFFF"/>
        </w:rPr>
        <w:t>);</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gramStart"/>
      <w:r w:rsidRPr="00221051">
        <w:rPr>
          <w:i/>
          <w:szCs w:val="21"/>
          <w:shd w:val="pct15" w:color="auto" w:fill="FFFFFF"/>
        </w:rPr>
        <w:t>else</w:t>
      </w:r>
      <w:proofErr w:type="gramEnd"/>
      <w:r w:rsidRPr="00221051">
        <w:rPr>
          <w:i/>
          <w:szCs w:val="21"/>
          <w:shd w:val="pct15" w:color="auto" w:fill="FFFFFF"/>
        </w:rPr>
        <w:t xml:space="preserve"> if(</w:t>
      </w:r>
      <w:proofErr w:type="spellStart"/>
      <w:r w:rsidRPr="00221051">
        <w:rPr>
          <w:i/>
          <w:szCs w:val="21"/>
          <w:shd w:val="pct15" w:color="auto" w:fill="FFFFFF"/>
        </w:rPr>
        <w:t>pkt</w:t>
      </w:r>
      <w:proofErr w:type="spellEnd"/>
      <w:r w:rsidRPr="00221051">
        <w:rPr>
          <w:i/>
          <w:szCs w:val="21"/>
          <w:shd w:val="pct15" w:color="auto" w:fill="FFFFFF"/>
        </w:rPr>
        <w:t>-&gt;</w:t>
      </w:r>
      <w:proofErr w:type="spellStart"/>
      <w:r w:rsidRPr="00221051">
        <w:rPr>
          <w:i/>
          <w:szCs w:val="21"/>
          <w:shd w:val="pct15" w:color="auto" w:fill="FFFFFF"/>
        </w:rPr>
        <w:t>cmd.Data</w:t>
      </w:r>
      <w:proofErr w:type="spellEnd"/>
      <w:r w:rsidRPr="00221051">
        <w:rPr>
          <w:i/>
          <w:szCs w:val="21"/>
          <w:shd w:val="pct15" w:color="auto" w:fill="FFFFFF"/>
        </w:rPr>
        <w:t>[0]==0)</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spellStart"/>
      <w:proofErr w:type="gramStart"/>
      <w:r w:rsidRPr="00221051">
        <w:rPr>
          <w:i/>
          <w:szCs w:val="21"/>
          <w:shd w:val="pct15" w:color="auto" w:fill="FFFFFF"/>
        </w:rPr>
        <w:t>RelayLoad.load.Loadclose</w:t>
      </w:r>
      <w:proofErr w:type="spellEnd"/>
      <w:r w:rsidRPr="00221051">
        <w:rPr>
          <w:i/>
          <w:szCs w:val="21"/>
          <w:shd w:val="pct15" w:color="auto" w:fill="FFFFFF"/>
        </w:rPr>
        <w:t>(</w:t>
      </w:r>
      <w:proofErr w:type="gramEnd"/>
      <w:r w:rsidRPr="00221051">
        <w:rPr>
          <w:i/>
          <w:szCs w:val="21"/>
          <w:shd w:val="pct15" w:color="auto" w:fill="FFFFFF"/>
        </w:rPr>
        <w:t>);</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gramStart"/>
      <w:r w:rsidRPr="00221051">
        <w:rPr>
          <w:i/>
          <w:szCs w:val="21"/>
          <w:shd w:val="pct15" w:color="auto" w:fill="FFFFFF"/>
        </w:rPr>
        <w:t>else</w:t>
      </w:r>
      <w:proofErr w:type="gramEnd"/>
      <w:r w:rsidRPr="00221051">
        <w:rPr>
          <w:i/>
          <w:szCs w:val="21"/>
          <w:shd w:val="pct15" w:color="auto" w:fill="FFFFFF"/>
        </w:rPr>
        <w:t xml:space="preserve"> if(</w:t>
      </w:r>
      <w:proofErr w:type="spellStart"/>
      <w:r w:rsidRPr="00221051">
        <w:rPr>
          <w:i/>
          <w:szCs w:val="21"/>
          <w:shd w:val="pct15" w:color="auto" w:fill="FFFFFF"/>
        </w:rPr>
        <w:t>pkt</w:t>
      </w:r>
      <w:proofErr w:type="spellEnd"/>
      <w:r w:rsidRPr="00221051">
        <w:rPr>
          <w:i/>
          <w:szCs w:val="21"/>
          <w:shd w:val="pct15" w:color="auto" w:fill="FFFFFF"/>
        </w:rPr>
        <w:t>-&gt;</w:t>
      </w:r>
      <w:proofErr w:type="spellStart"/>
      <w:r w:rsidRPr="00221051">
        <w:rPr>
          <w:i/>
          <w:szCs w:val="21"/>
          <w:shd w:val="pct15" w:color="auto" w:fill="FFFFFF"/>
        </w:rPr>
        <w:t>cmd.Data</w:t>
      </w:r>
      <w:proofErr w:type="spellEnd"/>
      <w:r w:rsidRPr="00221051">
        <w:rPr>
          <w:i/>
          <w:szCs w:val="21"/>
          <w:shd w:val="pct15" w:color="auto" w:fill="FFFFFF"/>
        </w:rPr>
        <w:t>[0]==2)</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gramStart"/>
      <w:r w:rsidRPr="00221051">
        <w:rPr>
          <w:i/>
          <w:szCs w:val="21"/>
          <w:shd w:val="pct15" w:color="auto" w:fill="FFFFFF"/>
        </w:rPr>
        <w:t>if(</w:t>
      </w:r>
      <w:proofErr w:type="spellStart"/>
      <w:proofErr w:type="gramEnd"/>
      <w:r w:rsidRPr="00221051">
        <w:rPr>
          <w:i/>
          <w:szCs w:val="21"/>
          <w:shd w:val="pct15" w:color="auto" w:fill="FFFFFF"/>
        </w:rPr>
        <w:t>RelayLoad.load.loadstate</w:t>
      </w:r>
      <w:proofErr w:type="spellEnd"/>
      <w:r w:rsidRPr="00221051">
        <w:rPr>
          <w:i/>
          <w:szCs w:val="21"/>
          <w:shd w:val="pct15" w:color="auto" w:fill="FFFFFF"/>
        </w:rPr>
        <w:t xml:space="preserve"> ==LOAD_CLOSE)</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spellStart"/>
      <w:proofErr w:type="gramStart"/>
      <w:r w:rsidRPr="00221051">
        <w:rPr>
          <w:i/>
          <w:szCs w:val="21"/>
          <w:shd w:val="pct15" w:color="auto" w:fill="FFFFFF"/>
        </w:rPr>
        <w:t>RelayLoad.load.Loadopen</w:t>
      </w:r>
      <w:proofErr w:type="spellEnd"/>
      <w:r w:rsidRPr="00221051">
        <w:rPr>
          <w:i/>
          <w:szCs w:val="21"/>
          <w:shd w:val="pct15" w:color="auto" w:fill="FFFFFF"/>
        </w:rPr>
        <w:t>(</w:t>
      </w:r>
      <w:proofErr w:type="gramEnd"/>
      <w:r w:rsidRPr="00221051">
        <w:rPr>
          <w:i/>
          <w:szCs w:val="21"/>
          <w:shd w:val="pct15" w:color="auto" w:fill="FFFFFF"/>
        </w:rPr>
        <w:t>);</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gramStart"/>
      <w:r w:rsidRPr="00221051">
        <w:rPr>
          <w:i/>
          <w:szCs w:val="21"/>
          <w:shd w:val="pct15" w:color="auto" w:fill="FFFFFF"/>
        </w:rPr>
        <w:t>else</w:t>
      </w:r>
      <w:proofErr w:type="gramEnd"/>
      <w:r w:rsidRPr="00221051">
        <w:rPr>
          <w:i/>
          <w:szCs w:val="21"/>
          <w:shd w:val="pct15" w:color="auto" w:fill="FFFFFF"/>
        </w:rPr>
        <w:t xml:space="preserve"> if(</w:t>
      </w:r>
      <w:proofErr w:type="spellStart"/>
      <w:r w:rsidRPr="00221051">
        <w:rPr>
          <w:i/>
          <w:szCs w:val="21"/>
          <w:shd w:val="pct15" w:color="auto" w:fill="FFFFFF"/>
        </w:rPr>
        <w:t>RelayLoad.load.loadstate</w:t>
      </w:r>
      <w:proofErr w:type="spellEnd"/>
      <w:r w:rsidRPr="00221051">
        <w:rPr>
          <w:i/>
          <w:szCs w:val="21"/>
          <w:shd w:val="pct15" w:color="auto" w:fill="FFFFFF"/>
        </w:rPr>
        <w:t xml:space="preserve"> ==LOAD_OPEN)</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spellStart"/>
      <w:proofErr w:type="gramStart"/>
      <w:r w:rsidRPr="00221051">
        <w:rPr>
          <w:i/>
          <w:szCs w:val="21"/>
          <w:shd w:val="pct15" w:color="auto" w:fill="FFFFFF"/>
        </w:rPr>
        <w:t>RelayLoad.load.Loadclose</w:t>
      </w:r>
      <w:proofErr w:type="spellEnd"/>
      <w:r w:rsidRPr="00221051">
        <w:rPr>
          <w:i/>
          <w:szCs w:val="21"/>
          <w:shd w:val="pct15" w:color="auto" w:fill="FFFFFF"/>
        </w:rPr>
        <w:t>(</w:t>
      </w:r>
      <w:proofErr w:type="gramEnd"/>
      <w:r w:rsidRPr="00221051">
        <w:rPr>
          <w:i/>
          <w:szCs w:val="21"/>
          <w:shd w:val="pct15" w:color="auto" w:fill="FFFFFF"/>
        </w:rPr>
        <w:t>);</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spellStart"/>
      <w:r w:rsidRPr="00221051">
        <w:rPr>
          <w:i/>
          <w:szCs w:val="21"/>
          <w:shd w:val="pct15" w:color="auto" w:fill="FFFFFF"/>
        </w:rPr>
        <w:t>LoadState.load</w:t>
      </w:r>
      <w:proofErr w:type="spellEnd"/>
      <w:r w:rsidRPr="00221051">
        <w:rPr>
          <w:i/>
          <w:szCs w:val="21"/>
          <w:shd w:val="pct15" w:color="auto" w:fill="FFFFFF"/>
        </w:rPr>
        <w:t xml:space="preserve"> = </w:t>
      </w:r>
      <w:proofErr w:type="spellStart"/>
      <w:r w:rsidRPr="00221051">
        <w:rPr>
          <w:i/>
          <w:szCs w:val="21"/>
          <w:shd w:val="pct15" w:color="auto" w:fill="FFFFFF"/>
        </w:rPr>
        <w:t>RelayLoad.load.loadstate</w:t>
      </w:r>
      <w:proofErr w:type="spellEnd"/>
      <w:r w:rsidRPr="00221051">
        <w:rPr>
          <w:i/>
          <w:szCs w:val="21"/>
          <w:shd w:val="pct15" w:color="auto" w:fill="FFFFFF"/>
        </w:rPr>
        <w:t>;</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gramStart"/>
      <w:r w:rsidRPr="00221051">
        <w:rPr>
          <w:i/>
          <w:szCs w:val="21"/>
          <w:shd w:val="pct15" w:color="auto" w:fill="FFFFFF"/>
        </w:rPr>
        <w:t>break</w:t>
      </w:r>
      <w:proofErr w:type="gramEnd"/>
      <w:r w:rsidRPr="00221051">
        <w:rPr>
          <w:i/>
          <w:szCs w:val="21"/>
          <w:shd w:val="pct15" w:color="auto" w:fill="FFFFFF"/>
        </w:rPr>
        <w:t>;</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
    <w:p w:rsidR="00D752E8" w:rsidRPr="00221051" w:rsidRDefault="00D752E8" w:rsidP="00D752E8">
      <w:pPr>
        <w:ind w:firstLine="480"/>
        <w:rPr>
          <w:i/>
          <w:szCs w:val="21"/>
          <w:shd w:val="pct15" w:color="auto" w:fill="FFFFFF"/>
        </w:rPr>
      </w:pPr>
      <w:r w:rsidRPr="00221051">
        <w:rPr>
          <w:i/>
          <w:szCs w:val="21"/>
          <w:shd w:val="pct15" w:color="auto" w:fill="FFFFFF"/>
        </w:rPr>
        <w:t xml:space="preserve">  </w:t>
      </w:r>
      <w:proofErr w:type="gramStart"/>
      <w:r w:rsidRPr="00221051">
        <w:rPr>
          <w:i/>
          <w:szCs w:val="21"/>
          <w:shd w:val="pct15" w:color="auto" w:fill="FFFFFF"/>
        </w:rPr>
        <w:t>default</w:t>
      </w:r>
      <w:proofErr w:type="gramEnd"/>
      <w:r w:rsidRPr="00221051">
        <w:rPr>
          <w:i/>
          <w:szCs w:val="21"/>
          <w:shd w:val="pct15" w:color="auto" w:fill="FFFFFF"/>
        </w:rPr>
        <w:t>:</w:t>
      </w:r>
    </w:p>
    <w:p w:rsidR="00D752E8" w:rsidRPr="00221051" w:rsidRDefault="00D752E8" w:rsidP="00D752E8">
      <w:pPr>
        <w:ind w:firstLine="480"/>
        <w:rPr>
          <w:i/>
          <w:szCs w:val="21"/>
          <w:shd w:val="pct15" w:color="auto" w:fill="FFFFFF"/>
        </w:rPr>
      </w:pPr>
      <w:r w:rsidRPr="00221051">
        <w:rPr>
          <w:i/>
          <w:szCs w:val="21"/>
          <w:shd w:val="pct15" w:color="auto" w:fill="FFFFFF"/>
        </w:rPr>
        <w:lastRenderedPageBreak/>
        <w:t xml:space="preserve">    </w:t>
      </w:r>
      <w:proofErr w:type="gramStart"/>
      <w:r w:rsidRPr="00221051">
        <w:rPr>
          <w:i/>
          <w:szCs w:val="21"/>
          <w:shd w:val="pct15" w:color="auto" w:fill="FFFFFF"/>
        </w:rPr>
        <w:t>break</w:t>
      </w:r>
      <w:proofErr w:type="gramEnd"/>
      <w:r w:rsidRPr="00221051">
        <w:rPr>
          <w:i/>
          <w:szCs w:val="21"/>
          <w:shd w:val="pct15" w:color="auto" w:fill="FFFFFF"/>
        </w:rPr>
        <w:t>;</w:t>
      </w:r>
    </w:p>
    <w:p w:rsidR="00D752E8" w:rsidRPr="00D752E8" w:rsidRDefault="00D752E8" w:rsidP="00D752E8">
      <w:pPr>
        <w:ind w:firstLine="480"/>
        <w:rPr>
          <w:i/>
          <w:szCs w:val="21"/>
          <w:shd w:val="pct15" w:color="auto" w:fill="FFFFFF"/>
        </w:rPr>
      </w:pPr>
      <w:r w:rsidRPr="00D752E8">
        <w:rPr>
          <w:i/>
          <w:szCs w:val="21"/>
          <w:shd w:val="pct15" w:color="auto" w:fill="FFFFFF"/>
        </w:rPr>
        <w:t xml:space="preserve">  }</w:t>
      </w:r>
    </w:p>
    <w:p w:rsidR="00D752E8" w:rsidRPr="00D752E8" w:rsidRDefault="00D752E8" w:rsidP="00D752E8">
      <w:pPr>
        <w:ind w:firstLine="480"/>
        <w:rPr>
          <w:i/>
          <w:szCs w:val="21"/>
          <w:shd w:val="pct15" w:color="auto" w:fill="FFFFFF"/>
        </w:rPr>
      </w:pPr>
      <w:r w:rsidRPr="00D752E8">
        <w:rPr>
          <w:i/>
          <w:szCs w:val="21"/>
          <w:shd w:val="pct15" w:color="auto" w:fill="FFFFFF"/>
        </w:rPr>
        <w:t xml:space="preserve">  </w:t>
      </w:r>
      <w:proofErr w:type="spellStart"/>
      <w:r w:rsidRPr="00D752E8">
        <w:rPr>
          <w:i/>
          <w:szCs w:val="21"/>
          <w:shd w:val="pct15" w:color="auto" w:fill="FFFFFF"/>
        </w:rPr>
        <w:t>WZCL_</w:t>
      </w:r>
      <w:proofErr w:type="gramStart"/>
      <w:r w:rsidRPr="00D752E8">
        <w:rPr>
          <w:i/>
          <w:szCs w:val="21"/>
          <w:shd w:val="pct15" w:color="auto" w:fill="FFFFFF"/>
        </w:rPr>
        <w:t>SendDsMessage</w:t>
      </w:r>
      <w:proofErr w:type="spellEnd"/>
      <w:r w:rsidRPr="00D752E8">
        <w:rPr>
          <w:i/>
          <w:szCs w:val="21"/>
          <w:shd w:val="pct15" w:color="auto" w:fill="FFFFFF"/>
        </w:rPr>
        <w:t>(</w:t>
      </w:r>
      <w:proofErr w:type="gramEnd"/>
      <w:r w:rsidRPr="00D752E8">
        <w:rPr>
          <w:i/>
          <w:szCs w:val="21"/>
          <w:shd w:val="pct15" w:color="auto" w:fill="FFFFFF"/>
        </w:rPr>
        <w:t>(uint8*)&amp;</w:t>
      </w:r>
      <w:proofErr w:type="spellStart"/>
      <w:r w:rsidRPr="00D752E8">
        <w:rPr>
          <w:i/>
          <w:szCs w:val="21"/>
          <w:shd w:val="pct15" w:color="auto" w:fill="FFFFFF"/>
        </w:rPr>
        <w:t>LoadState,sizeof</w:t>
      </w:r>
      <w:proofErr w:type="spellEnd"/>
      <w:r w:rsidRPr="00D752E8">
        <w:rPr>
          <w:i/>
          <w:szCs w:val="21"/>
          <w:shd w:val="pct15" w:color="auto" w:fill="FFFFFF"/>
        </w:rPr>
        <w:t>(</w:t>
      </w:r>
      <w:proofErr w:type="spellStart"/>
      <w:r w:rsidRPr="00D752E8">
        <w:rPr>
          <w:i/>
          <w:szCs w:val="21"/>
          <w:shd w:val="pct15" w:color="auto" w:fill="FFFFFF"/>
        </w:rPr>
        <w:t>LoadData_t</w:t>
      </w:r>
      <w:proofErr w:type="spellEnd"/>
      <w:r w:rsidRPr="00D752E8">
        <w:rPr>
          <w:i/>
          <w:szCs w:val="21"/>
          <w:shd w:val="pct15" w:color="auto" w:fill="FFFFFF"/>
        </w:rPr>
        <w:t>));</w:t>
      </w:r>
    </w:p>
    <w:p w:rsidR="00D752E8" w:rsidRDefault="00D752E8" w:rsidP="00D752E8">
      <w:pPr>
        <w:ind w:firstLine="480"/>
        <w:rPr>
          <w:i/>
          <w:szCs w:val="21"/>
          <w:shd w:val="pct15" w:color="auto" w:fill="FFFFFF"/>
        </w:rPr>
      </w:pPr>
      <w:r w:rsidRPr="00D752E8">
        <w:rPr>
          <w:i/>
          <w:szCs w:val="21"/>
          <w:shd w:val="pct15" w:color="auto" w:fill="FFFFFF"/>
        </w:rPr>
        <w:t>}</w:t>
      </w:r>
    </w:p>
    <w:p w:rsidR="00575412" w:rsidRDefault="00575412" w:rsidP="00575412">
      <w:pPr>
        <w:pStyle w:val="3"/>
      </w:pPr>
      <w:bookmarkStart w:id="91" w:name="_Toc455429221"/>
      <w:proofErr w:type="gramStart"/>
      <w:r w:rsidRPr="00575412">
        <w:t>void</w:t>
      </w:r>
      <w:proofErr w:type="gramEnd"/>
      <w:r w:rsidRPr="00575412">
        <w:t xml:space="preserve"> </w:t>
      </w:r>
      <w:proofErr w:type="spellStart"/>
      <w:r w:rsidRPr="00575412">
        <w:t>UserAppStartNwkJoiningCallBack</w:t>
      </w:r>
      <w:proofErr w:type="spellEnd"/>
      <w:r w:rsidRPr="00575412">
        <w:t>(void)</w:t>
      </w:r>
      <w:bookmarkEnd w:id="91"/>
    </w:p>
    <w:p w:rsidR="00575412" w:rsidRDefault="00575412" w:rsidP="00575412">
      <w:pPr>
        <w:pStyle w:val="ae"/>
        <w:ind w:firstLine="448"/>
        <w:rPr>
          <w:ins w:id="92" w:author="余峥峥" w:date="2016-08-02T18:54:00Z"/>
        </w:rPr>
      </w:pPr>
      <w:r>
        <w:rPr>
          <w:rFonts w:hint="eastAsia"/>
        </w:rPr>
        <w:t>设备上电</w:t>
      </w:r>
      <w:r>
        <w:t>后如果启动加网，</w:t>
      </w:r>
      <w:r>
        <w:rPr>
          <w:rFonts w:hint="eastAsia"/>
        </w:rPr>
        <w:t>即</w:t>
      </w:r>
      <w:r>
        <w:t>会调用该函数</w:t>
      </w:r>
      <w:r w:rsidR="006E0578">
        <w:rPr>
          <w:rFonts w:hint="eastAsia"/>
        </w:rPr>
        <w:t>(</w:t>
      </w:r>
      <w:r w:rsidR="006E0578">
        <w:rPr>
          <w:rFonts w:hint="eastAsia"/>
        </w:rPr>
        <w:t>在</w:t>
      </w:r>
      <w:r w:rsidR="006E0578">
        <w:t>版本</w:t>
      </w:r>
      <w:r w:rsidR="006E0578">
        <w:t>V1.0.11</w:t>
      </w:r>
      <w:r w:rsidR="006E0578">
        <w:rPr>
          <w:rFonts w:hint="eastAsia"/>
        </w:rPr>
        <w:t>和</w:t>
      </w:r>
      <w:r w:rsidR="006E0578">
        <w:t>V1.0.12</w:t>
      </w:r>
      <w:r w:rsidR="006E0578">
        <w:rPr>
          <w:rFonts w:hint="eastAsia"/>
        </w:rPr>
        <w:t>中</w:t>
      </w:r>
      <w:r w:rsidR="006E0578">
        <w:t>失效，如果需要使用该功能</w:t>
      </w:r>
      <w:r w:rsidR="006E0578">
        <w:rPr>
          <w:rFonts w:hint="eastAsia"/>
        </w:rPr>
        <w:t>需要使用</w:t>
      </w:r>
      <w:r w:rsidR="006E0578">
        <w:t>最新的版本</w:t>
      </w:r>
      <w:r w:rsidR="006E0578">
        <w:t>)</w:t>
      </w:r>
      <w:r>
        <w:rPr>
          <w:rFonts w:hint="eastAsia"/>
        </w:rPr>
        <w:t>。</w:t>
      </w:r>
    </w:p>
    <w:p w:rsidR="00FE2A0C" w:rsidRPr="00575412" w:rsidRDefault="00FE2A0C" w:rsidP="00575412">
      <w:pPr>
        <w:pStyle w:val="ae"/>
        <w:ind w:firstLine="448"/>
      </w:pPr>
      <w:ins w:id="93" w:author="余峥峥" w:date="2016-08-02T18:54:00Z">
        <w:r>
          <w:rPr>
            <w:rFonts w:hint="eastAsia"/>
          </w:rPr>
          <w:t>在</w:t>
        </w:r>
        <w:r>
          <w:rPr>
            <w:rFonts w:hint="eastAsia"/>
          </w:rPr>
          <w:t>V1.0.13</w:t>
        </w:r>
        <w:r>
          <w:rPr>
            <w:rFonts w:hint="eastAsia"/>
          </w:rPr>
          <w:t>以及</w:t>
        </w:r>
        <w:r>
          <w:rPr>
            <w:rFonts w:hint="eastAsia"/>
          </w:rPr>
          <w:t>V1.1</w:t>
        </w:r>
      </w:ins>
      <w:ins w:id="94" w:author="余峥峥" w:date="2016-08-02T18:55:00Z">
        <w:r>
          <w:t>.0</w:t>
        </w:r>
        <w:r>
          <w:rPr>
            <w:rFonts w:hint="eastAsia"/>
          </w:rPr>
          <w:t>版本</w:t>
        </w:r>
        <w:r>
          <w:t>中正常</w:t>
        </w:r>
        <w:r>
          <w:rPr>
            <w:rFonts w:hint="eastAsia"/>
          </w:rPr>
          <w:t>调用</w:t>
        </w:r>
      </w:ins>
    </w:p>
    <w:p w:rsidR="00F37B17" w:rsidRDefault="00AC601D" w:rsidP="00AC601D">
      <w:pPr>
        <w:pStyle w:val="3"/>
      </w:pPr>
      <w:bookmarkStart w:id="95" w:name="_Toc455429222"/>
      <w:proofErr w:type="gramStart"/>
      <w:r w:rsidRPr="00AC601D">
        <w:t>void</w:t>
      </w:r>
      <w:proofErr w:type="gramEnd"/>
      <w:r w:rsidRPr="00AC601D">
        <w:t xml:space="preserve"> </w:t>
      </w:r>
      <w:proofErr w:type="spellStart"/>
      <w:r w:rsidR="00F37B17" w:rsidRPr="00F37B17">
        <w:t>UserAppProcessZDOMsgs</w:t>
      </w:r>
      <w:proofErr w:type="spellEnd"/>
      <w:r w:rsidR="00F37B17" w:rsidRPr="00F37B17">
        <w:t xml:space="preserve">( </w:t>
      </w:r>
      <w:proofErr w:type="spellStart"/>
      <w:r w:rsidR="00F37B17" w:rsidRPr="00F37B17">
        <w:t>zdoIncomingMsg_t</w:t>
      </w:r>
      <w:proofErr w:type="spellEnd"/>
      <w:r w:rsidR="00F37B17" w:rsidRPr="00F37B17">
        <w:t xml:space="preserve"> *</w:t>
      </w:r>
      <w:proofErr w:type="spellStart"/>
      <w:r w:rsidR="00F37B17" w:rsidRPr="00F37B17">
        <w:t>inMsg</w:t>
      </w:r>
      <w:proofErr w:type="spellEnd"/>
      <w:r w:rsidR="00F37B17" w:rsidRPr="00F37B17">
        <w:t xml:space="preserve"> )</w:t>
      </w:r>
      <w:bookmarkEnd w:id="95"/>
    </w:p>
    <w:p w:rsidR="00F37B17" w:rsidRDefault="00F37B17" w:rsidP="00F37B17">
      <w:pPr>
        <w:pStyle w:val="ae"/>
        <w:ind w:firstLine="448"/>
      </w:pPr>
      <w:r>
        <w:rPr>
          <w:rFonts w:hint="eastAsia"/>
        </w:rPr>
        <w:t>处理</w:t>
      </w:r>
      <w:proofErr w:type="spellStart"/>
      <w:r>
        <w:t>Zdo</w:t>
      </w:r>
      <w:proofErr w:type="spellEnd"/>
      <w:r>
        <w:rPr>
          <w:rFonts w:hint="eastAsia"/>
        </w:rPr>
        <w:t>应用</w:t>
      </w:r>
      <w:r>
        <w:t>命令的</w:t>
      </w:r>
      <w:r>
        <w:rPr>
          <w:rFonts w:hint="eastAsia"/>
        </w:rPr>
        <w:t>函数</w:t>
      </w:r>
      <w:r>
        <w:t>，</w:t>
      </w:r>
      <w:r>
        <w:rPr>
          <w:rFonts w:hint="eastAsia"/>
        </w:rPr>
        <w:t>处理</w:t>
      </w:r>
      <w:r>
        <w:t>的内容取决</w:t>
      </w:r>
      <w:r>
        <w:rPr>
          <w:rFonts w:hint="eastAsia"/>
        </w:rPr>
        <w:t>于</w:t>
      </w:r>
      <w:r>
        <w:t>在函数</w:t>
      </w:r>
      <w:r>
        <w:t xml:space="preserve">void </w:t>
      </w:r>
      <w:proofErr w:type="spellStart"/>
      <w:r>
        <w:t>UserApp_Init</w:t>
      </w:r>
      <w:proofErr w:type="spellEnd"/>
      <w:r>
        <w:t xml:space="preserve">( uint8 </w:t>
      </w:r>
      <w:proofErr w:type="spellStart"/>
      <w:r>
        <w:t>task_id</w:t>
      </w:r>
      <w:proofErr w:type="spellEnd"/>
      <w:r>
        <w:t xml:space="preserve"> )</w:t>
      </w:r>
      <w:r>
        <w:rPr>
          <w:rFonts w:hint="eastAsia"/>
        </w:rPr>
        <w:t>中注册</w:t>
      </w:r>
      <w:r>
        <w:t>的</w:t>
      </w:r>
      <w:proofErr w:type="spellStart"/>
      <w:r>
        <w:t>Zdo</w:t>
      </w:r>
      <w:proofErr w:type="spellEnd"/>
      <w:r>
        <w:t xml:space="preserve"> </w:t>
      </w:r>
      <w:r>
        <w:rPr>
          <w:rFonts w:hint="eastAsia"/>
        </w:rPr>
        <w:t>命令，例如</w:t>
      </w:r>
      <w:r>
        <w:t>在</w:t>
      </w:r>
      <w:r>
        <w:rPr>
          <w:rFonts w:hint="eastAsia"/>
        </w:rPr>
        <w:t>示例</w:t>
      </w:r>
      <w:r>
        <w:t>应用中的</w:t>
      </w:r>
      <w:proofErr w:type="spellStart"/>
      <w:r>
        <w:t>UserApp_Init</w:t>
      </w:r>
      <w:proofErr w:type="spellEnd"/>
      <w:r>
        <w:rPr>
          <w:rFonts w:hint="eastAsia"/>
        </w:rPr>
        <w:t>函数</w:t>
      </w:r>
      <w:r>
        <w:t>中，</w:t>
      </w:r>
      <w:r>
        <w:rPr>
          <w:rFonts w:hint="eastAsia"/>
        </w:rPr>
        <w:t>注册</w:t>
      </w:r>
      <w:r>
        <w:t>的</w:t>
      </w:r>
      <w:proofErr w:type="spellStart"/>
      <w:r>
        <w:rPr>
          <w:rFonts w:hint="eastAsia"/>
        </w:rPr>
        <w:t>Zdo</w:t>
      </w:r>
      <w:proofErr w:type="spellEnd"/>
      <w:r>
        <w:rPr>
          <w:rFonts w:hint="eastAsia"/>
        </w:rPr>
        <w:t>命令</w:t>
      </w:r>
      <w:r>
        <w:t>为</w:t>
      </w:r>
      <w:proofErr w:type="spellStart"/>
      <w:r w:rsidRPr="00F37B17">
        <w:t>ZDO_RegisterForZDOMsg</w:t>
      </w:r>
      <w:proofErr w:type="spellEnd"/>
      <w:r w:rsidRPr="00F37B17">
        <w:t xml:space="preserve">( </w:t>
      </w:r>
      <w:proofErr w:type="spellStart"/>
      <w:r w:rsidRPr="00F37B17">
        <w:t>UserApp_TaskID</w:t>
      </w:r>
      <w:proofErr w:type="spellEnd"/>
      <w:r w:rsidRPr="00F37B17">
        <w:t xml:space="preserve">, </w:t>
      </w:r>
      <w:proofErr w:type="spellStart"/>
      <w:r w:rsidRPr="00F37B17">
        <w:t>End_Device_Bind_rsp</w:t>
      </w:r>
      <w:proofErr w:type="spellEnd"/>
      <w:r w:rsidRPr="00F37B17">
        <w:t xml:space="preserve"> );</w:t>
      </w:r>
      <w:r>
        <w:rPr>
          <w:rFonts w:hint="eastAsia"/>
        </w:rPr>
        <w:t>因此</w:t>
      </w:r>
      <w:r>
        <w:t>在</w:t>
      </w:r>
      <w:proofErr w:type="spellStart"/>
      <w:r>
        <w:t>UserApp</w:t>
      </w:r>
      <w:proofErr w:type="spellEnd"/>
      <w:proofErr w:type="gramStart"/>
      <w:r>
        <w:rPr>
          <w:rFonts w:hint="eastAsia"/>
        </w:rPr>
        <w:t>层</w:t>
      </w:r>
      <w:r>
        <w:t>仅仅</w:t>
      </w:r>
      <w:proofErr w:type="gramEnd"/>
      <w:r>
        <w:t>需要处理</w:t>
      </w:r>
      <w:proofErr w:type="spellStart"/>
      <w:r w:rsidRPr="00F37B17">
        <w:rPr>
          <w:color w:val="FF0000"/>
        </w:rPr>
        <w:t>End_Device_Bind_rsp</w:t>
      </w:r>
      <w:proofErr w:type="spellEnd"/>
      <w:r w:rsidRPr="00F37B17">
        <w:rPr>
          <w:rFonts w:hint="eastAsia"/>
        </w:rPr>
        <w:t>命令</w:t>
      </w:r>
      <w:r w:rsidRPr="00F37B17">
        <w:t>的内容</w:t>
      </w:r>
      <w:r>
        <w:rPr>
          <w:rFonts w:hint="eastAsia"/>
        </w:rPr>
        <w:t>。</w:t>
      </w:r>
    </w:p>
    <w:p w:rsidR="00DB1436" w:rsidRDefault="00DB1436" w:rsidP="00DB1436">
      <w:pPr>
        <w:pStyle w:val="3"/>
      </w:pPr>
      <w:bookmarkStart w:id="96" w:name="_Toc455429223"/>
      <w:proofErr w:type="gramStart"/>
      <w:r>
        <w:t>void</w:t>
      </w:r>
      <w:proofErr w:type="gramEnd"/>
      <w:r>
        <w:t xml:space="preserve"> </w:t>
      </w:r>
      <w:proofErr w:type="spellStart"/>
      <w:r>
        <w:t>UserAppCoordinatorOfflineCallback</w:t>
      </w:r>
      <w:proofErr w:type="spellEnd"/>
      <w:r>
        <w:t>(</w:t>
      </w:r>
      <w:proofErr w:type="spellStart"/>
      <w:r>
        <w:t>bool</w:t>
      </w:r>
      <w:proofErr w:type="spellEnd"/>
      <w:r>
        <w:t xml:space="preserve"> offline)</w:t>
      </w:r>
      <w:bookmarkEnd w:id="96"/>
    </w:p>
    <w:p w:rsidR="00DB1436" w:rsidRPr="000073A7" w:rsidRDefault="00DB1436" w:rsidP="000073A7">
      <w:pPr>
        <w:pStyle w:val="ae"/>
        <w:ind w:firstLine="448"/>
      </w:pPr>
      <w:r>
        <w:rPr>
          <w:rFonts w:hint="eastAsia"/>
        </w:rPr>
        <w:t>该函数</w:t>
      </w:r>
      <w:r>
        <w:t>仅对路由器</w:t>
      </w:r>
      <w:r>
        <w:rPr>
          <w:rFonts w:hint="eastAsia"/>
        </w:rPr>
        <w:t>设备</w:t>
      </w:r>
      <w:r>
        <w:t>有用，</w:t>
      </w:r>
      <w:r w:rsidR="000073A7">
        <w:rPr>
          <w:rFonts w:hint="eastAsia"/>
        </w:rPr>
        <w:t>该函数</w:t>
      </w:r>
      <w:r w:rsidR="000073A7">
        <w:t>传入</w:t>
      </w:r>
      <w:r w:rsidR="000073A7">
        <w:rPr>
          <w:rFonts w:hint="eastAsia"/>
        </w:rPr>
        <w:t>参数</w:t>
      </w:r>
      <w:r w:rsidR="000073A7">
        <w:rPr>
          <w:rFonts w:hint="eastAsia"/>
        </w:rPr>
        <w:t xml:space="preserve"> </w:t>
      </w:r>
      <w:r w:rsidR="000073A7">
        <w:t>offline</w:t>
      </w:r>
      <w:r w:rsidR="000073A7">
        <w:rPr>
          <w:rFonts w:hint="eastAsia"/>
        </w:rPr>
        <w:t>表示</w:t>
      </w:r>
      <w:r w:rsidR="000073A7">
        <w:t>设备的网关是否处于联通状态，</w:t>
      </w:r>
      <w:r w:rsidR="000073A7">
        <w:rPr>
          <w:rFonts w:hint="eastAsia"/>
        </w:rPr>
        <w:t>例如一个</w:t>
      </w:r>
      <w:r w:rsidR="000073A7">
        <w:t>设备</w:t>
      </w:r>
      <w:r w:rsidR="000073A7">
        <w:rPr>
          <w:rFonts w:hint="eastAsia"/>
        </w:rPr>
        <w:t>以</w:t>
      </w:r>
      <w:r w:rsidR="000073A7">
        <w:t>路由器的角色加入到网关中，设备工作一段时间</w:t>
      </w:r>
      <w:r w:rsidR="000073A7">
        <w:rPr>
          <w:rFonts w:hint="eastAsia"/>
        </w:rPr>
        <w:t>之后</w:t>
      </w:r>
      <w:r w:rsidR="000073A7">
        <w:t>由于某种原因</w:t>
      </w:r>
      <w:r w:rsidR="000073A7">
        <w:rPr>
          <w:rFonts w:hint="eastAsia"/>
        </w:rPr>
        <w:t>造成</w:t>
      </w:r>
      <w:r w:rsidR="000073A7">
        <w:t>网关</w:t>
      </w:r>
      <w:r w:rsidR="000073A7">
        <w:rPr>
          <w:rFonts w:hint="eastAsia"/>
        </w:rPr>
        <w:t>断电</w:t>
      </w:r>
      <w:r w:rsidR="000073A7">
        <w:t>，这是路由器设备会在一段时间内检测到网关丢失，就调用</w:t>
      </w:r>
      <w:r w:rsidR="000073A7">
        <w:rPr>
          <w:rFonts w:hint="eastAsia"/>
        </w:rPr>
        <w:t>该</w:t>
      </w:r>
      <w:r w:rsidR="000073A7">
        <w:t>函数同时</w:t>
      </w:r>
      <w:r w:rsidR="000073A7">
        <w:rPr>
          <w:rFonts w:hint="eastAsia"/>
        </w:rPr>
        <w:t>传入</w:t>
      </w:r>
      <w:proofErr w:type="spellStart"/>
      <w:r w:rsidR="000073A7">
        <w:t>offline</w:t>
      </w:r>
      <w:proofErr w:type="spellEnd"/>
      <w:r w:rsidR="000073A7">
        <w:rPr>
          <w:rFonts w:hint="eastAsia"/>
        </w:rPr>
        <w:t>参数</w:t>
      </w:r>
      <w:r w:rsidR="000073A7">
        <w:t>为</w:t>
      </w:r>
      <w:r w:rsidR="000073A7">
        <w:t>true</w:t>
      </w:r>
      <w:r w:rsidR="000073A7">
        <w:rPr>
          <w:rFonts w:hint="eastAsia"/>
        </w:rPr>
        <w:t>，</w:t>
      </w:r>
      <w:r w:rsidR="000073A7">
        <w:t>表示网关丢失，</w:t>
      </w:r>
      <w:r w:rsidR="000073A7">
        <w:rPr>
          <w:rFonts w:hint="eastAsia"/>
        </w:rPr>
        <w:t>当</w:t>
      </w:r>
      <w:r w:rsidR="000073A7">
        <w:t>修复网关</w:t>
      </w:r>
      <w:r w:rsidR="000073A7">
        <w:rPr>
          <w:rFonts w:hint="eastAsia"/>
        </w:rPr>
        <w:t>一段</w:t>
      </w:r>
      <w:r w:rsidR="000073A7">
        <w:t>时间</w:t>
      </w:r>
      <w:r w:rsidR="000073A7">
        <w:rPr>
          <w:rFonts w:hint="eastAsia"/>
        </w:rPr>
        <w:t>之后</w:t>
      </w:r>
      <w:r w:rsidR="000073A7">
        <w:t>，路由</w:t>
      </w:r>
      <w:r w:rsidR="000073A7">
        <w:rPr>
          <w:rFonts w:hint="eastAsia"/>
        </w:rPr>
        <w:t>设备</w:t>
      </w:r>
      <w:r w:rsidR="000073A7">
        <w:t>又重新检测到网关在线，</w:t>
      </w:r>
      <w:r w:rsidR="000073A7">
        <w:rPr>
          <w:rFonts w:hint="eastAsia"/>
        </w:rPr>
        <w:t>即</w:t>
      </w:r>
      <w:r w:rsidR="000073A7">
        <w:t>会</w:t>
      </w:r>
      <w:r w:rsidR="000073A7">
        <w:rPr>
          <w:rFonts w:hint="eastAsia"/>
        </w:rPr>
        <w:t>调用</w:t>
      </w:r>
      <w:r w:rsidR="000073A7">
        <w:t>该函数并且传入</w:t>
      </w:r>
      <w:r w:rsidR="000073A7">
        <w:rPr>
          <w:rFonts w:hint="eastAsia"/>
        </w:rPr>
        <w:t>参数</w:t>
      </w:r>
      <w:r w:rsidR="000073A7">
        <w:t xml:space="preserve">offline </w:t>
      </w:r>
      <w:r w:rsidR="000073A7">
        <w:rPr>
          <w:rFonts w:hint="eastAsia"/>
        </w:rPr>
        <w:t>为</w:t>
      </w:r>
      <w:r w:rsidR="000073A7">
        <w:t>false</w:t>
      </w:r>
      <w:r w:rsidR="000073A7">
        <w:rPr>
          <w:rFonts w:hint="eastAsia"/>
        </w:rPr>
        <w:t>表示</w:t>
      </w:r>
      <w:r w:rsidR="000073A7">
        <w:t>网关</w:t>
      </w:r>
      <w:r w:rsidR="000073A7">
        <w:rPr>
          <w:rFonts w:hint="eastAsia"/>
        </w:rPr>
        <w:t>正常工作</w:t>
      </w:r>
      <w:r w:rsidR="000073A7">
        <w:t>中</w:t>
      </w:r>
      <w:r w:rsidR="000073A7">
        <w:rPr>
          <w:rFonts w:hint="eastAsia"/>
        </w:rPr>
        <w:t>。</w:t>
      </w:r>
    </w:p>
    <w:p w:rsidR="0046213F" w:rsidRDefault="0046213F" w:rsidP="0053395E">
      <w:pPr>
        <w:pStyle w:val="3"/>
      </w:pPr>
      <w:bookmarkStart w:id="97" w:name="_Toc455429224"/>
      <w:proofErr w:type="gramStart"/>
      <w:r>
        <w:t>void</w:t>
      </w:r>
      <w:proofErr w:type="gramEnd"/>
      <w:r>
        <w:t xml:space="preserve"> </w:t>
      </w:r>
      <w:proofErr w:type="spellStart"/>
      <w:r>
        <w:t>UserAppJoinedNetworkCallBack</w:t>
      </w:r>
      <w:proofErr w:type="spellEnd"/>
      <w:r>
        <w:t>(void)</w:t>
      </w:r>
      <w:bookmarkEnd w:id="89"/>
      <w:bookmarkEnd w:id="90"/>
      <w:bookmarkEnd w:id="97"/>
    </w:p>
    <w:p w:rsidR="0046213F" w:rsidRDefault="0046213F" w:rsidP="0046213F">
      <w:pPr>
        <w:ind w:firstLine="480"/>
      </w:pPr>
      <w:r>
        <w:rPr>
          <w:rFonts w:hint="eastAsia"/>
        </w:rPr>
        <w:t>入网成功后的回调处理函数，处理一些入网成功后需要处理的内容</w:t>
      </w:r>
      <w:r w:rsidR="00221051">
        <w:rPr>
          <w:rFonts w:hint="eastAsia"/>
        </w:rPr>
        <w:t>，例如</w:t>
      </w:r>
      <w:r w:rsidR="00221051">
        <w:t>设备入网</w:t>
      </w:r>
      <w:r w:rsidR="00221051">
        <w:rPr>
          <w:rFonts w:hint="eastAsia"/>
        </w:rPr>
        <w:t>成功</w:t>
      </w:r>
      <w:r w:rsidR="00221051">
        <w:t>之后需要闪灯</w:t>
      </w:r>
      <w:r w:rsidR="00221051">
        <w:rPr>
          <w:rFonts w:hint="eastAsia"/>
        </w:rPr>
        <w:t>，</w:t>
      </w:r>
      <w:r w:rsidR="00221051">
        <w:t>则可在该函数</w:t>
      </w:r>
      <w:r w:rsidR="00221051">
        <w:rPr>
          <w:rFonts w:hint="eastAsia"/>
        </w:rPr>
        <w:t>内添加</w:t>
      </w:r>
      <w:r w:rsidR="00221051">
        <w:t>闪灯代码，如下：</w:t>
      </w:r>
    </w:p>
    <w:p w:rsidR="00221051" w:rsidRDefault="00221051" w:rsidP="0046213F">
      <w:pPr>
        <w:ind w:firstLine="480"/>
        <w:rPr>
          <w:shd w:val="pct15" w:color="auto" w:fill="FFFFFF"/>
        </w:rPr>
      </w:pPr>
      <w:r w:rsidRPr="00221051">
        <w:rPr>
          <w:shd w:val="pct15" w:color="auto" w:fill="FFFFFF"/>
        </w:rPr>
        <w:t xml:space="preserve">  </w:t>
      </w:r>
      <w:proofErr w:type="spellStart"/>
      <w:r w:rsidRPr="00221051">
        <w:rPr>
          <w:shd w:val="pct15" w:color="auto" w:fill="FFFFFF"/>
        </w:rPr>
        <w:t>HalLedBlink</w:t>
      </w:r>
      <w:proofErr w:type="spellEnd"/>
      <w:r w:rsidRPr="00221051">
        <w:rPr>
          <w:shd w:val="pct15" w:color="auto" w:fill="FFFFFF"/>
        </w:rPr>
        <w:t xml:space="preserve"> </w:t>
      </w:r>
      <w:proofErr w:type="gramStart"/>
      <w:r w:rsidRPr="00221051">
        <w:rPr>
          <w:shd w:val="pct15" w:color="auto" w:fill="FFFFFF"/>
        </w:rPr>
        <w:t>( HAL</w:t>
      </w:r>
      <w:proofErr w:type="gramEnd"/>
      <w:r w:rsidRPr="00221051">
        <w:rPr>
          <w:shd w:val="pct15" w:color="auto" w:fill="FFFFFF"/>
        </w:rPr>
        <w:t>_LED_1, 1, 99, 2000 );</w:t>
      </w:r>
    </w:p>
    <w:p w:rsidR="00F41DB4" w:rsidRDefault="00F41DB4" w:rsidP="00F41DB4">
      <w:pPr>
        <w:pStyle w:val="3"/>
      </w:pPr>
      <w:bookmarkStart w:id="98" w:name="_Toc455429225"/>
      <w:proofErr w:type="gramStart"/>
      <w:r w:rsidRPr="00F41DB4">
        <w:t>void</w:t>
      </w:r>
      <w:proofErr w:type="gramEnd"/>
      <w:r w:rsidRPr="00F41DB4">
        <w:t xml:space="preserve"> </w:t>
      </w:r>
      <w:proofErr w:type="spellStart"/>
      <w:r w:rsidRPr="00F41DB4">
        <w:t>UserAppRssiBlinkLed</w:t>
      </w:r>
      <w:proofErr w:type="spellEnd"/>
      <w:r w:rsidRPr="00F41DB4">
        <w:t>(</w:t>
      </w:r>
      <w:proofErr w:type="spellStart"/>
      <w:r w:rsidRPr="00F41DB4">
        <w:t>wzclDevRssiRsp_t</w:t>
      </w:r>
      <w:proofErr w:type="spellEnd"/>
      <w:r w:rsidRPr="00F41DB4">
        <w:t xml:space="preserve"> *</w:t>
      </w:r>
      <w:proofErr w:type="spellStart"/>
      <w:r w:rsidRPr="00F41DB4">
        <w:t>pRsp</w:t>
      </w:r>
      <w:proofErr w:type="spellEnd"/>
      <w:r w:rsidRPr="00F41DB4">
        <w:t>)</w:t>
      </w:r>
      <w:bookmarkEnd w:id="98"/>
    </w:p>
    <w:p w:rsidR="00F41DB4" w:rsidRDefault="00F41DB4" w:rsidP="00F41DB4">
      <w:pPr>
        <w:pStyle w:val="ae"/>
        <w:ind w:firstLine="448"/>
      </w:pPr>
      <w:r>
        <w:rPr>
          <w:rFonts w:hint="eastAsia"/>
        </w:rPr>
        <w:t>当</w:t>
      </w:r>
      <w:r>
        <w:t>设备收到命令</w:t>
      </w:r>
      <w:r>
        <w:rPr>
          <w:rFonts w:hint="eastAsia"/>
        </w:rPr>
        <w:t>/C/</w:t>
      </w:r>
      <w:proofErr w:type="spellStart"/>
      <w:r>
        <w:rPr>
          <w:rFonts w:hint="eastAsia"/>
        </w:rPr>
        <w:t>UUeXXXX</w:t>
      </w:r>
      <w:proofErr w:type="spellEnd"/>
      <w:r>
        <w:rPr>
          <w:rFonts w:hint="eastAsia"/>
        </w:rPr>
        <w:t>或者</w:t>
      </w:r>
      <w:r>
        <w:t>主动调用函数</w:t>
      </w:r>
      <w:proofErr w:type="spellStart"/>
      <w:r>
        <w:t>WZCL_InterRssiReqMessage</w:t>
      </w:r>
      <w:proofErr w:type="spellEnd"/>
      <w:r>
        <w:t>()</w:t>
      </w:r>
      <w:proofErr w:type="gramStart"/>
      <w:r>
        <w:rPr>
          <w:rFonts w:hint="eastAsia"/>
        </w:rPr>
        <w:t>之后</w:t>
      </w:r>
      <w:r>
        <w:t>机会</w:t>
      </w:r>
      <w:proofErr w:type="gramEnd"/>
      <w:r>
        <w:t>获取双</w:t>
      </w:r>
      <w:r>
        <w:rPr>
          <w:rFonts w:hint="eastAsia"/>
        </w:rPr>
        <w:t>向</w:t>
      </w:r>
      <w:r>
        <w:t>通讯信号</w:t>
      </w:r>
      <w:r>
        <w:rPr>
          <w:rFonts w:hint="eastAsia"/>
        </w:rPr>
        <w:t>值</w:t>
      </w:r>
      <w:r>
        <w:t>，并且调用该函数并传入设备的双向信号值，开发</w:t>
      </w:r>
      <w:r>
        <w:rPr>
          <w:rFonts w:hint="eastAsia"/>
        </w:rPr>
        <w:t>者</w:t>
      </w:r>
      <w:r>
        <w:t>可根据传入的双向</w:t>
      </w:r>
      <w:proofErr w:type="gramStart"/>
      <w:r>
        <w:t>信号值</w:t>
      </w:r>
      <w:r>
        <w:rPr>
          <w:rFonts w:hint="eastAsia"/>
        </w:rPr>
        <w:t>让</w:t>
      </w:r>
      <w:r>
        <w:t>设备</w:t>
      </w:r>
      <w:proofErr w:type="gramEnd"/>
      <w:r>
        <w:rPr>
          <w:rFonts w:hint="eastAsia"/>
        </w:rPr>
        <w:t>做</w:t>
      </w:r>
      <w:r>
        <w:t>出适当的行为。</w:t>
      </w:r>
    </w:p>
    <w:p w:rsidR="005718AD" w:rsidRDefault="005718AD" w:rsidP="005718AD">
      <w:pPr>
        <w:pStyle w:val="3"/>
      </w:pPr>
      <w:bookmarkStart w:id="99" w:name="_Toc455429226"/>
      <w:proofErr w:type="gramStart"/>
      <w:r w:rsidRPr="005718AD">
        <w:t>void</w:t>
      </w:r>
      <w:proofErr w:type="gramEnd"/>
      <w:r w:rsidRPr="005718AD">
        <w:t xml:space="preserve"> </w:t>
      </w:r>
      <w:proofErr w:type="spellStart"/>
      <w:r w:rsidRPr="005718AD">
        <w:t>UserAppExtendLightBlink</w:t>
      </w:r>
      <w:proofErr w:type="spellEnd"/>
      <w:r w:rsidRPr="005718AD">
        <w:t xml:space="preserve">(uint8 </w:t>
      </w:r>
      <w:proofErr w:type="spellStart"/>
      <w:r w:rsidRPr="005718AD">
        <w:t>numblinks</w:t>
      </w:r>
      <w:proofErr w:type="spellEnd"/>
      <w:r w:rsidRPr="005718AD">
        <w:t>)</w:t>
      </w:r>
      <w:bookmarkEnd w:id="99"/>
    </w:p>
    <w:p w:rsidR="005718AD" w:rsidRPr="005718AD" w:rsidRDefault="005718AD" w:rsidP="00E21F38">
      <w:pPr>
        <w:pStyle w:val="ae"/>
        <w:ind w:firstLine="448"/>
      </w:pPr>
      <w:r>
        <w:rPr>
          <w:rFonts w:hint="eastAsia"/>
        </w:rPr>
        <w:t>用于</w:t>
      </w:r>
      <w:r>
        <w:t>调光灯具</w:t>
      </w:r>
      <w:r>
        <w:t>/</w:t>
      </w:r>
      <w:r>
        <w:rPr>
          <w:rFonts w:hint="eastAsia"/>
        </w:rPr>
        <w:t>内嵌</w:t>
      </w:r>
      <w:r>
        <w:t>式开关的</w:t>
      </w:r>
      <w:r>
        <w:rPr>
          <w:rFonts w:hint="eastAsia"/>
        </w:rPr>
        <w:t>/C/UULXXXX</w:t>
      </w:r>
      <w:r>
        <w:rPr>
          <w:rFonts w:hint="eastAsia"/>
        </w:rPr>
        <w:t>命令</w:t>
      </w:r>
      <w:r>
        <w:t>，取代默认的</w:t>
      </w:r>
      <w:r>
        <w:rPr>
          <w:rFonts w:hint="eastAsia"/>
        </w:rPr>
        <w:t>闪烁</w:t>
      </w:r>
      <w:r>
        <w:rPr>
          <w:rFonts w:hint="eastAsia"/>
        </w:rPr>
        <w:t>sys</w:t>
      </w:r>
      <w:r>
        <w:rPr>
          <w:rFonts w:hint="eastAsia"/>
        </w:rPr>
        <w:t>指示灯，</w:t>
      </w:r>
      <w:r w:rsidRPr="005718AD">
        <w:rPr>
          <w:rFonts w:hint="eastAsia"/>
        </w:rPr>
        <w:t>如果需要启用该功能，在函数</w:t>
      </w:r>
      <w:proofErr w:type="spellStart"/>
      <w:r w:rsidRPr="005718AD">
        <w:rPr>
          <w:rFonts w:hint="eastAsia"/>
        </w:rPr>
        <w:t>UserAppSetDevInfo</w:t>
      </w:r>
      <w:proofErr w:type="spellEnd"/>
      <w:r w:rsidRPr="005718AD">
        <w:rPr>
          <w:rFonts w:hint="eastAsia"/>
        </w:rPr>
        <w:t>()</w:t>
      </w:r>
      <w:r w:rsidRPr="005718AD">
        <w:rPr>
          <w:rFonts w:hint="eastAsia"/>
        </w:rPr>
        <w:t>中设置</w:t>
      </w:r>
      <w:proofErr w:type="spellStart"/>
      <w:r w:rsidRPr="005718AD">
        <w:t>devI</w:t>
      </w:r>
      <w:r w:rsidR="00E21F38">
        <w:t>nfo</w:t>
      </w:r>
      <w:proofErr w:type="spellEnd"/>
      <w:r w:rsidR="00E21F38">
        <w:t>-&gt;</w:t>
      </w:r>
      <w:proofErr w:type="spellStart"/>
      <w:r w:rsidR="00E21F38">
        <w:t>defaultBlinkEnable</w:t>
      </w:r>
      <w:proofErr w:type="spellEnd"/>
      <w:r w:rsidR="00E21F38">
        <w:t xml:space="preserve"> = </w:t>
      </w:r>
      <w:r w:rsidR="00E21F38">
        <w:lastRenderedPageBreak/>
        <w:t>FALSE</w:t>
      </w:r>
      <w:r w:rsidR="00E21F38">
        <w:rPr>
          <w:rFonts w:hint="eastAsia"/>
        </w:rPr>
        <w:t>。</w:t>
      </w:r>
    </w:p>
    <w:p w:rsidR="0046213F" w:rsidRDefault="0046213F" w:rsidP="0053395E">
      <w:pPr>
        <w:pStyle w:val="3"/>
      </w:pPr>
      <w:bookmarkStart w:id="100" w:name="_Toc434829210"/>
      <w:bookmarkStart w:id="101" w:name="_Toc428780510"/>
      <w:bookmarkStart w:id="102" w:name="_Toc455429227"/>
      <w:proofErr w:type="gramStart"/>
      <w:r>
        <w:t>void</w:t>
      </w:r>
      <w:proofErr w:type="gramEnd"/>
      <w:r>
        <w:t xml:space="preserve"> </w:t>
      </w:r>
      <w:proofErr w:type="spellStart"/>
      <w:r>
        <w:t>UserAppPreSendRsMessageCallBack</w:t>
      </w:r>
      <w:proofErr w:type="spellEnd"/>
      <w:r>
        <w:t xml:space="preserve">( uint8 * </w:t>
      </w:r>
      <w:proofErr w:type="spellStart"/>
      <w:r>
        <w:t>rsMsg</w:t>
      </w:r>
      <w:proofErr w:type="spellEnd"/>
      <w:r>
        <w:t xml:space="preserve"> )</w:t>
      </w:r>
      <w:bookmarkEnd w:id="100"/>
      <w:bookmarkEnd w:id="101"/>
      <w:bookmarkEnd w:id="102"/>
    </w:p>
    <w:p w:rsidR="0046213F" w:rsidRPr="003E612D" w:rsidRDefault="0046213F" w:rsidP="0046213F">
      <w:pPr>
        <w:ind w:firstLine="480"/>
      </w:pPr>
      <w:r>
        <w:rPr>
          <w:rFonts w:hint="eastAsia"/>
        </w:rPr>
        <w:t>设置</w:t>
      </w:r>
      <w:proofErr w:type="spellStart"/>
      <w:r>
        <w:t>Rs</w:t>
      </w:r>
      <w:proofErr w:type="spellEnd"/>
      <w:r w:rsidR="00221051">
        <w:rPr>
          <w:rFonts w:hint="eastAsia"/>
        </w:rPr>
        <w:t>应用数据的内容，</w:t>
      </w:r>
      <w:proofErr w:type="spellStart"/>
      <w:r w:rsidR="00221051">
        <w:rPr>
          <w:rFonts w:hint="eastAsia"/>
        </w:rPr>
        <w:t>R</w:t>
      </w:r>
      <w:r w:rsidR="00221051">
        <w:t>s</w:t>
      </w:r>
      <w:proofErr w:type="spellEnd"/>
      <w:r w:rsidR="00221051">
        <w:rPr>
          <w:rFonts w:hint="eastAsia"/>
        </w:rPr>
        <w:t>应用</w:t>
      </w:r>
      <w:r w:rsidR="00221051">
        <w:t>数据内容表示</w:t>
      </w:r>
      <w:r w:rsidR="00221051">
        <w:rPr>
          <w:rFonts w:hint="eastAsia"/>
        </w:rPr>
        <w:t>设备</w:t>
      </w:r>
      <w:r w:rsidR="00221051">
        <w:t>上线后上报的第一</w:t>
      </w:r>
      <w:r w:rsidR="00221051">
        <w:rPr>
          <w:rFonts w:hint="eastAsia"/>
        </w:rPr>
        <w:t>条</w:t>
      </w:r>
      <w:r w:rsidR="00221051">
        <w:t>应用数据</w:t>
      </w:r>
      <w:r w:rsidR="003E612D">
        <w:rPr>
          <w:rFonts w:hint="eastAsia"/>
        </w:rPr>
        <w:t>；</w:t>
      </w:r>
      <w:r w:rsidR="00221051">
        <w:t>其中包含了设备的类型</w:t>
      </w:r>
      <w:r w:rsidR="00221051">
        <w:rPr>
          <w:rFonts w:hint="eastAsia"/>
        </w:rPr>
        <w:t>，设备</w:t>
      </w:r>
      <w:r w:rsidR="00221051">
        <w:t>的唯一</w:t>
      </w:r>
      <w:r w:rsidR="00221051">
        <w:t>ID</w:t>
      </w:r>
      <w:r w:rsidR="003E612D">
        <w:rPr>
          <w:rFonts w:hint="eastAsia"/>
        </w:rPr>
        <w:t>号</w:t>
      </w:r>
      <w:r w:rsidR="003E612D">
        <w:t>，以及设备的初始</w:t>
      </w:r>
      <w:r w:rsidR="003E612D">
        <w:rPr>
          <w:rFonts w:hint="eastAsia"/>
        </w:rPr>
        <w:t>状态</w:t>
      </w:r>
      <w:r w:rsidR="003E612D">
        <w:t>应用数据</w:t>
      </w:r>
      <w:r w:rsidR="003E612D">
        <w:rPr>
          <w:rFonts w:hint="eastAsia"/>
        </w:rPr>
        <w:t>，</w:t>
      </w:r>
      <w:r w:rsidR="003E612D">
        <w:t>在这里</w:t>
      </w:r>
      <w:r w:rsidR="003E612D">
        <w:rPr>
          <w:rFonts w:hint="eastAsia"/>
        </w:rPr>
        <w:t>开发者</w:t>
      </w:r>
      <w:r w:rsidR="003E612D">
        <w:t>仅仅需要填充设备的初始状态应用数据，</w:t>
      </w:r>
      <w:r w:rsidR="003E612D">
        <w:rPr>
          <w:rFonts w:hint="eastAsia"/>
        </w:rPr>
        <w:t>其长度</w:t>
      </w:r>
      <w:r w:rsidR="003E612D">
        <w:t>取决</w:t>
      </w:r>
      <w:r w:rsidR="003E612D">
        <w:rPr>
          <w:rFonts w:hint="eastAsia"/>
        </w:rPr>
        <w:t>于</w:t>
      </w:r>
      <w:r w:rsidR="003E612D" w:rsidRPr="003E612D">
        <w:t xml:space="preserve">void </w:t>
      </w:r>
      <w:proofErr w:type="spellStart"/>
      <w:r w:rsidR="003E612D" w:rsidRPr="003E612D">
        <w:t>UserAppSetDevInfo</w:t>
      </w:r>
      <w:proofErr w:type="spellEnd"/>
      <w:r w:rsidR="003E612D" w:rsidRPr="003E612D">
        <w:t>(</w:t>
      </w:r>
      <w:proofErr w:type="spellStart"/>
      <w:r w:rsidR="003E612D" w:rsidRPr="003E612D">
        <w:t>wzclDevInfo_t</w:t>
      </w:r>
      <w:proofErr w:type="spellEnd"/>
      <w:r w:rsidR="003E612D" w:rsidRPr="003E612D">
        <w:t xml:space="preserve"> *</w:t>
      </w:r>
      <w:proofErr w:type="spellStart"/>
      <w:r w:rsidR="003E612D" w:rsidRPr="003E612D">
        <w:t>devInfo</w:t>
      </w:r>
      <w:proofErr w:type="spellEnd"/>
      <w:r w:rsidR="003E612D" w:rsidRPr="003E612D">
        <w:t>)</w:t>
      </w:r>
      <w:r w:rsidR="003E612D">
        <w:rPr>
          <w:rFonts w:hint="eastAsia"/>
        </w:rPr>
        <w:t>函数中</w:t>
      </w:r>
      <w:proofErr w:type="spellStart"/>
      <w:r w:rsidR="003E612D" w:rsidRPr="003E612D">
        <w:t>devInfo</w:t>
      </w:r>
      <w:proofErr w:type="spellEnd"/>
      <w:r w:rsidR="003E612D" w:rsidRPr="003E612D">
        <w:t>-&gt;</w:t>
      </w:r>
      <w:proofErr w:type="spellStart"/>
      <w:r w:rsidR="003E612D" w:rsidRPr="003E612D">
        <w:t>rsLen</w:t>
      </w:r>
      <w:proofErr w:type="spellEnd"/>
      <w:r w:rsidR="003E612D" w:rsidRPr="003E612D">
        <w:t xml:space="preserve"> </w:t>
      </w:r>
      <w:r w:rsidR="003E612D">
        <w:rPr>
          <w:rFonts w:hint="eastAsia"/>
        </w:rPr>
        <w:t>设置</w:t>
      </w:r>
      <w:r w:rsidR="003E612D">
        <w:t>的长度，</w:t>
      </w:r>
      <w:r w:rsidR="003E612D">
        <w:rPr>
          <w:rFonts w:hint="eastAsia"/>
        </w:rPr>
        <w:t>例如某个</w:t>
      </w:r>
      <w:r w:rsidR="003E612D">
        <w:t>设备的初始应用数据状态值</w:t>
      </w:r>
      <w:r w:rsidR="003E612D">
        <w:rPr>
          <w:rFonts w:hint="eastAsia"/>
        </w:rPr>
        <w:t>长度</w:t>
      </w:r>
      <w:r w:rsidR="003E612D">
        <w:t>为一个</w:t>
      </w:r>
      <w:r w:rsidR="003E612D">
        <w:t>byte</w:t>
      </w:r>
      <w:r w:rsidR="003E612D">
        <w:rPr>
          <w:rFonts w:hint="eastAsia"/>
        </w:rPr>
        <w:t>，</w:t>
      </w:r>
      <w:r w:rsidR="003E612D">
        <w:t>那么</w:t>
      </w:r>
      <w:r w:rsidR="003E612D">
        <w:rPr>
          <w:rFonts w:hint="eastAsia"/>
        </w:rPr>
        <w:t>仅需</w:t>
      </w:r>
      <w:r w:rsidR="003E612D">
        <w:t>设置</w:t>
      </w:r>
      <w:proofErr w:type="spellStart"/>
      <w:r w:rsidR="003E612D" w:rsidRPr="003E612D">
        <w:rPr>
          <w:i/>
          <w:shd w:val="pct15" w:color="auto" w:fill="FFFFFF"/>
        </w:rPr>
        <w:t>devInfo</w:t>
      </w:r>
      <w:proofErr w:type="spellEnd"/>
      <w:r w:rsidR="003E612D" w:rsidRPr="003E612D">
        <w:rPr>
          <w:i/>
          <w:shd w:val="pct15" w:color="auto" w:fill="FFFFFF"/>
        </w:rPr>
        <w:t>-&gt;</w:t>
      </w:r>
      <w:proofErr w:type="spellStart"/>
      <w:r w:rsidR="003E612D" w:rsidRPr="003E612D">
        <w:rPr>
          <w:i/>
          <w:shd w:val="pct15" w:color="auto" w:fill="FFFFFF"/>
        </w:rPr>
        <w:t>rsLen</w:t>
      </w:r>
      <w:proofErr w:type="spellEnd"/>
      <w:r w:rsidR="003E612D" w:rsidRPr="003E612D">
        <w:rPr>
          <w:i/>
          <w:shd w:val="pct15" w:color="auto" w:fill="FFFFFF"/>
        </w:rPr>
        <w:t xml:space="preserve"> = 1;</w:t>
      </w:r>
    </w:p>
    <w:p w:rsidR="00BD769E" w:rsidRDefault="00BD769E" w:rsidP="00BD769E">
      <w:pPr>
        <w:pStyle w:val="3"/>
      </w:pPr>
      <w:bookmarkStart w:id="103" w:name="_Toc428780511"/>
      <w:bookmarkStart w:id="104" w:name="_Toc434829211"/>
      <w:bookmarkStart w:id="105" w:name="_Toc455429228"/>
      <w:bookmarkStart w:id="106" w:name="_Toc434829212"/>
      <w:bookmarkStart w:id="107" w:name="_Toc428780512"/>
      <w:proofErr w:type="gramStart"/>
      <w:r>
        <w:t>void</w:t>
      </w:r>
      <w:proofErr w:type="gramEnd"/>
      <w:r>
        <w:t xml:space="preserve"> </w:t>
      </w:r>
      <w:proofErr w:type="spellStart"/>
      <w:r>
        <w:t>UserAppSetDevInfo</w:t>
      </w:r>
      <w:proofErr w:type="spellEnd"/>
      <w:r>
        <w:t>(</w:t>
      </w:r>
      <w:bookmarkStart w:id="108" w:name="OLE_LINK11"/>
      <w:bookmarkStart w:id="109" w:name="OLE_LINK10"/>
      <w:proofErr w:type="spellStart"/>
      <w:r>
        <w:t>wzclDevInfo_t</w:t>
      </w:r>
      <w:proofErr w:type="spellEnd"/>
      <w:r>
        <w:t xml:space="preserve"> </w:t>
      </w:r>
      <w:bookmarkEnd w:id="108"/>
      <w:bookmarkEnd w:id="109"/>
      <w:r>
        <w:t>*</w:t>
      </w:r>
      <w:proofErr w:type="spellStart"/>
      <w:r>
        <w:t>devInfo</w:t>
      </w:r>
      <w:proofErr w:type="spellEnd"/>
      <w:r>
        <w:t>)</w:t>
      </w:r>
      <w:bookmarkEnd w:id="103"/>
      <w:bookmarkEnd w:id="104"/>
      <w:bookmarkEnd w:id="105"/>
    </w:p>
    <w:p w:rsidR="00BD769E" w:rsidRDefault="00BD769E" w:rsidP="00BD769E">
      <w:pPr>
        <w:ind w:firstLine="480"/>
      </w:pPr>
      <w:r>
        <w:rPr>
          <w:rFonts w:hint="eastAsia"/>
        </w:rPr>
        <w:t>设置该应用设备的一些相关信息，主要</w:t>
      </w:r>
      <w:proofErr w:type="gramStart"/>
      <w:r>
        <w:rPr>
          <w:rFonts w:hint="eastAsia"/>
        </w:rPr>
        <w:t>信息类容都</w:t>
      </w:r>
      <w:proofErr w:type="gramEnd"/>
      <w:r>
        <w:rPr>
          <w:rFonts w:hint="eastAsia"/>
        </w:rPr>
        <w:t>在结构</w:t>
      </w:r>
      <w:proofErr w:type="spellStart"/>
      <w:r>
        <w:t>wzclDevInfo_t</w:t>
      </w:r>
      <w:proofErr w:type="spellEnd"/>
      <w:r>
        <w:rPr>
          <w:rFonts w:hint="eastAsia"/>
        </w:rPr>
        <w:t>中</w:t>
      </w:r>
      <w:r w:rsidR="00904786">
        <w:rPr>
          <w:rFonts w:hint="eastAsia"/>
        </w:rPr>
        <w:t>，可</w:t>
      </w:r>
      <w:r w:rsidR="00904786">
        <w:t>打开头文件</w:t>
      </w:r>
      <w:proofErr w:type="spellStart"/>
      <w:r w:rsidR="00904786">
        <w:t>wzcl.h</w:t>
      </w:r>
      <w:proofErr w:type="spellEnd"/>
      <w:r w:rsidR="00904786">
        <w:rPr>
          <w:rFonts w:hint="eastAsia"/>
        </w:rPr>
        <w:t>文件</w:t>
      </w:r>
      <w:r w:rsidR="00904786">
        <w:t>查看</w:t>
      </w:r>
      <w:r w:rsidR="00904786">
        <w:rPr>
          <w:rFonts w:hint="eastAsia"/>
        </w:rPr>
        <w:t>，如下</w:t>
      </w:r>
      <w:r w:rsidR="00904786">
        <w:t>所示</w:t>
      </w:r>
      <w:r w:rsidR="00904786">
        <w:rPr>
          <w:rFonts w:hint="eastAsia"/>
        </w:rPr>
        <w:t>：</w:t>
      </w:r>
    </w:p>
    <w:p w:rsidR="00470184" w:rsidRDefault="00470184" w:rsidP="00470184">
      <w:pPr>
        <w:ind w:firstLine="480"/>
      </w:pPr>
      <w:proofErr w:type="spellStart"/>
      <w:proofErr w:type="gramStart"/>
      <w:r>
        <w:t>typedef</w:t>
      </w:r>
      <w:proofErr w:type="spellEnd"/>
      <w:proofErr w:type="gramEnd"/>
      <w:r>
        <w:t xml:space="preserve"> </w:t>
      </w:r>
      <w:proofErr w:type="spellStart"/>
      <w:r>
        <w:t>struct</w:t>
      </w:r>
      <w:proofErr w:type="spellEnd"/>
    </w:p>
    <w:p w:rsidR="00470184" w:rsidRDefault="00470184" w:rsidP="00470184">
      <w:pPr>
        <w:ind w:firstLine="480"/>
      </w:pPr>
      <w:r>
        <w:t>{</w:t>
      </w:r>
    </w:p>
    <w:p w:rsidR="00470184" w:rsidRDefault="00470184" w:rsidP="00470184">
      <w:pPr>
        <w:ind w:firstLine="480"/>
      </w:pPr>
      <w:r>
        <w:t xml:space="preserve">  uint8     </w:t>
      </w:r>
      <w:proofErr w:type="spellStart"/>
      <w:r>
        <w:t>ctrlChar</w:t>
      </w:r>
      <w:proofErr w:type="spellEnd"/>
      <w:r>
        <w:t>;</w:t>
      </w:r>
      <w:r w:rsidR="00B91290">
        <w:tab/>
      </w:r>
      <w:r w:rsidR="00B91290">
        <w:tab/>
      </w:r>
      <w:r w:rsidR="00B91290">
        <w:tab/>
      </w:r>
      <w:r w:rsidR="00864200">
        <w:rPr>
          <w:rFonts w:hint="eastAsia"/>
        </w:rPr>
        <w:t>//</w:t>
      </w:r>
      <w:r w:rsidR="00864200">
        <w:rPr>
          <w:rFonts w:hint="eastAsia"/>
        </w:rPr>
        <w:t>设备</w:t>
      </w:r>
      <w:r w:rsidR="00864200">
        <w:t>控制符</w:t>
      </w:r>
      <w:r w:rsidR="00864200">
        <w:rPr>
          <w:rFonts w:hint="eastAsia"/>
        </w:rPr>
        <w:t xml:space="preserve"> </w:t>
      </w:r>
      <w:r w:rsidR="00864200">
        <w:tab/>
      </w:r>
      <w:r w:rsidR="00864200">
        <w:tab/>
      </w:r>
      <w:r w:rsidR="00864200">
        <w:tab/>
      </w:r>
      <w:r w:rsidR="00864200">
        <w:rPr>
          <w:rFonts w:hint="eastAsia"/>
        </w:rPr>
        <w:t>/C/UU</w:t>
      </w:r>
      <w:r w:rsidR="00864200">
        <w:t>*</w:t>
      </w:r>
      <w:r w:rsidR="00864200">
        <w:rPr>
          <w:color w:val="FF0000"/>
        </w:rPr>
        <w:t>XXXX</w:t>
      </w:r>
    </w:p>
    <w:p w:rsidR="00470184" w:rsidRDefault="00470184" w:rsidP="00470184">
      <w:pPr>
        <w:ind w:firstLine="480"/>
      </w:pPr>
      <w:r>
        <w:t xml:space="preserve">  uint8     </w:t>
      </w:r>
      <w:proofErr w:type="spellStart"/>
      <w:r>
        <w:t>cmdIndCh</w:t>
      </w:r>
      <w:proofErr w:type="spellEnd"/>
      <w:r>
        <w:t>;</w:t>
      </w:r>
      <w:r w:rsidR="00864200">
        <w:tab/>
      </w:r>
      <w:r w:rsidR="00864200">
        <w:tab/>
      </w:r>
      <w:r w:rsidR="00864200">
        <w:tab/>
      </w:r>
      <w:r w:rsidR="00864200">
        <w:rPr>
          <w:rFonts w:hint="eastAsia"/>
        </w:rPr>
        <w:t>//</w:t>
      </w:r>
      <w:r w:rsidR="00864200">
        <w:rPr>
          <w:rFonts w:hint="eastAsia"/>
        </w:rPr>
        <w:t>设备应用</w:t>
      </w:r>
      <w:r w:rsidR="00864200">
        <w:t>数据</w:t>
      </w:r>
      <w:r w:rsidR="00864200">
        <w:rPr>
          <w:rFonts w:hint="eastAsia"/>
        </w:rPr>
        <w:t>指示</w:t>
      </w:r>
      <w:r w:rsidR="00864200">
        <w:t>符</w:t>
      </w:r>
      <w:r w:rsidR="00864200">
        <w:tab/>
        <w:t>DS</w:t>
      </w:r>
      <w:r w:rsidR="00864200">
        <w:rPr>
          <w:rFonts w:hint="eastAsia"/>
        </w:rPr>
        <w:t>：</w:t>
      </w:r>
      <w:r w:rsidR="00864200">
        <w:rPr>
          <w:rFonts w:hint="eastAsia"/>
        </w:rPr>
        <w:t>RS</w:t>
      </w:r>
      <w:r w:rsidR="00864200">
        <w:rPr>
          <w:rFonts w:hint="eastAsia"/>
        </w:rPr>
        <w:t>数据</w:t>
      </w:r>
      <w:r w:rsidR="00864200">
        <w:t>指示</w:t>
      </w:r>
    </w:p>
    <w:p w:rsidR="00470184" w:rsidRDefault="00470184" w:rsidP="00470184">
      <w:pPr>
        <w:ind w:firstLine="480"/>
      </w:pPr>
      <w:r>
        <w:t xml:space="preserve">  uint8     </w:t>
      </w:r>
      <w:proofErr w:type="spellStart"/>
      <w:r>
        <w:t>devId</w:t>
      </w:r>
      <w:proofErr w:type="spellEnd"/>
      <w:r>
        <w:t>;</w:t>
      </w:r>
      <w:r w:rsidR="00864200">
        <w:tab/>
      </w:r>
      <w:r w:rsidR="00864200">
        <w:tab/>
      </w:r>
      <w:r w:rsidR="00864200">
        <w:tab/>
      </w:r>
      <w:r w:rsidR="00864200">
        <w:tab/>
        <w:t>//</w:t>
      </w:r>
      <w:r w:rsidR="00864200">
        <w:rPr>
          <w:rFonts w:hint="eastAsia"/>
        </w:rPr>
        <w:t>设备</w:t>
      </w:r>
      <w:r w:rsidR="00864200">
        <w:t>的</w:t>
      </w:r>
      <w:r w:rsidR="00864200">
        <w:rPr>
          <w:rFonts w:hint="eastAsia"/>
        </w:rPr>
        <w:t>类型</w:t>
      </w:r>
      <w:r w:rsidR="00864200">
        <w:rPr>
          <w:rFonts w:hint="eastAsia"/>
        </w:rPr>
        <w:t>Id</w:t>
      </w:r>
      <w:r w:rsidR="00864200">
        <w:rPr>
          <w:rFonts w:hint="eastAsia"/>
        </w:rPr>
        <w:t>号</w:t>
      </w:r>
    </w:p>
    <w:p w:rsidR="00470184" w:rsidRPr="00864200" w:rsidRDefault="00470184" w:rsidP="00470184">
      <w:pPr>
        <w:ind w:firstLine="480"/>
      </w:pPr>
      <w:r>
        <w:t xml:space="preserve">  uint8     </w:t>
      </w:r>
      <w:proofErr w:type="spellStart"/>
      <w:r>
        <w:t>rsLen</w:t>
      </w:r>
      <w:proofErr w:type="spellEnd"/>
      <w:r>
        <w:t>;</w:t>
      </w:r>
      <w:r w:rsidR="00864200">
        <w:tab/>
      </w:r>
      <w:r w:rsidR="00864200">
        <w:tab/>
      </w:r>
      <w:r w:rsidR="00864200">
        <w:tab/>
      </w:r>
      <w:r w:rsidR="00864200">
        <w:tab/>
        <w:t>//</w:t>
      </w:r>
      <w:r w:rsidR="00864200">
        <w:rPr>
          <w:rFonts w:hint="eastAsia"/>
        </w:rPr>
        <w:t>设备</w:t>
      </w:r>
      <w:r w:rsidR="00864200">
        <w:t>RS</w:t>
      </w:r>
      <w:r w:rsidR="00864200">
        <w:rPr>
          <w:rFonts w:hint="eastAsia"/>
        </w:rPr>
        <w:t>消息</w:t>
      </w:r>
      <w:r w:rsidR="00864200">
        <w:t>中应用数据的</w:t>
      </w:r>
      <w:r w:rsidR="00864200">
        <w:rPr>
          <w:rFonts w:hint="eastAsia"/>
        </w:rPr>
        <w:t>长度</w:t>
      </w:r>
    </w:p>
    <w:p w:rsidR="00470184" w:rsidRDefault="00470184" w:rsidP="00470184">
      <w:pPr>
        <w:ind w:firstLine="480"/>
      </w:pPr>
      <w:r>
        <w:t xml:space="preserve">  uint8     </w:t>
      </w:r>
      <w:proofErr w:type="spellStart"/>
      <w:r>
        <w:t>extEpNums</w:t>
      </w:r>
      <w:proofErr w:type="spellEnd"/>
      <w:r>
        <w:t>;</w:t>
      </w:r>
      <w:r w:rsidR="00864200">
        <w:tab/>
      </w:r>
      <w:r w:rsidR="00864200">
        <w:tab/>
      </w:r>
      <w:r w:rsidR="00864200">
        <w:tab/>
        <w:t>//</w:t>
      </w:r>
      <w:r w:rsidR="00864200">
        <w:rPr>
          <w:rFonts w:hint="eastAsia"/>
        </w:rPr>
        <w:t>绑定</w:t>
      </w:r>
      <w:r w:rsidR="00864200">
        <w:t>控制中额外使用的端点，</w:t>
      </w:r>
    </w:p>
    <w:p w:rsidR="00470184" w:rsidRDefault="00470184" w:rsidP="00470184">
      <w:pPr>
        <w:ind w:firstLine="480"/>
      </w:pPr>
      <w:r>
        <w:t xml:space="preserve">  uint8     </w:t>
      </w:r>
      <w:proofErr w:type="spellStart"/>
      <w:r>
        <w:t>defaultBlinkEnable</w:t>
      </w:r>
      <w:proofErr w:type="spellEnd"/>
      <w:r>
        <w:t>;</w:t>
      </w:r>
      <w:r w:rsidR="00864200">
        <w:tab/>
      </w:r>
      <w:r w:rsidR="00864200">
        <w:rPr>
          <w:rFonts w:hint="eastAsia"/>
        </w:rPr>
        <w:t>//</w:t>
      </w:r>
      <w:r w:rsidR="00864200">
        <w:rPr>
          <w:rFonts w:hint="eastAsia"/>
        </w:rPr>
        <w:t>默认</w:t>
      </w:r>
      <w:r w:rsidR="00864200">
        <w:t>闪灯使能</w:t>
      </w:r>
      <w:r w:rsidR="00864200">
        <w:rPr>
          <w:rFonts w:hint="eastAsia"/>
        </w:rPr>
        <w:t>，设备</w:t>
      </w:r>
      <w:r w:rsidR="00864200">
        <w:t>收到</w:t>
      </w:r>
      <w:r w:rsidR="00864200">
        <w:rPr>
          <w:rFonts w:hint="eastAsia"/>
        </w:rPr>
        <w:t>/C/UUL</w:t>
      </w:r>
      <w:r w:rsidR="00864200" w:rsidRPr="00864200">
        <w:rPr>
          <w:color w:val="FF0000"/>
        </w:rPr>
        <w:t>XXXX</w:t>
      </w:r>
      <w:r w:rsidR="00864200">
        <w:t>YYY</w:t>
      </w:r>
    </w:p>
    <w:p w:rsidR="00864200" w:rsidRDefault="00864200" w:rsidP="00470184">
      <w:pPr>
        <w:ind w:firstLine="480"/>
      </w:pPr>
      <w:r>
        <w:tab/>
      </w:r>
      <w:r>
        <w:tab/>
      </w:r>
      <w:r>
        <w:tab/>
      </w:r>
      <w:r>
        <w:tab/>
      </w:r>
      <w:r>
        <w:tab/>
      </w:r>
      <w:r>
        <w:tab/>
      </w:r>
      <w:r>
        <w:tab/>
      </w:r>
      <w:r>
        <w:tab/>
      </w:r>
      <w:r>
        <w:rPr>
          <w:rFonts w:hint="eastAsia"/>
        </w:rPr>
        <w:t>//</w:t>
      </w:r>
      <w:r>
        <w:rPr>
          <w:rFonts w:hint="eastAsia"/>
        </w:rPr>
        <w:t>是执行</w:t>
      </w:r>
      <w:r>
        <w:t>闪灯还是</w:t>
      </w:r>
      <w:proofErr w:type="spellStart"/>
      <w:r w:rsidRPr="00864200">
        <w:t>UserAppExtendLightBlink</w:t>
      </w:r>
      <w:proofErr w:type="spellEnd"/>
      <w:r>
        <w:rPr>
          <w:rFonts w:hint="eastAsia"/>
        </w:rPr>
        <w:t>(</w:t>
      </w:r>
      <w:r>
        <w:t>uint8</w:t>
      </w:r>
      <w:r>
        <w:rPr>
          <w:rFonts w:hint="eastAsia"/>
        </w:rPr>
        <w:t>)</w:t>
      </w:r>
    </w:p>
    <w:p w:rsidR="00470184" w:rsidRDefault="00470184" w:rsidP="00470184">
      <w:pPr>
        <w:ind w:firstLine="480"/>
      </w:pPr>
      <w:r>
        <w:t>#</w:t>
      </w:r>
      <w:proofErr w:type="gramStart"/>
      <w:r>
        <w:t>if !</w:t>
      </w:r>
      <w:proofErr w:type="gramEnd"/>
      <w:r>
        <w:t>defined(RTR_NWK)</w:t>
      </w:r>
    </w:p>
    <w:p w:rsidR="00864200" w:rsidRDefault="00470184" w:rsidP="00864200">
      <w:pPr>
        <w:ind w:left="705"/>
      </w:pPr>
      <w:r>
        <w:t xml:space="preserve">uint8     </w:t>
      </w:r>
      <w:proofErr w:type="spellStart"/>
      <w:r>
        <w:t>maxPollFailureRetries</w:t>
      </w:r>
      <w:proofErr w:type="spellEnd"/>
      <w:r>
        <w:t>;</w:t>
      </w:r>
      <w:r w:rsidR="00864200">
        <w:t xml:space="preserve"> //</w:t>
      </w:r>
      <w:proofErr w:type="spellStart"/>
      <w:r w:rsidR="00864200">
        <w:rPr>
          <w:rFonts w:hint="eastAsia"/>
        </w:rPr>
        <w:t>EndDevice</w:t>
      </w:r>
      <w:proofErr w:type="spellEnd"/>
      <w:r w:rsidR="00864200">
        <w:t>设</w:t>
      </w:r>
      <w:r w:rsidR="00864200">
        <w:rPr>
          <w:rFonts w:hint="eastAsia"/>
        </w:rPr>
        <w:t>备</w:t>
      </w:r>
      <w:r w:rsidR="00864200">
        <w:t>最大</w:t>
      </w:r>
      <w:r w:rsidR="00864200">
        <w:t>Poll rate</w:t>
      </w:r>
      <w:r w:rsidR="00864200">
        <w:rPr>
          <w:rFonts w:hint="eastAsia"/>
        </w:rPr>
        <w:t>失败</w:t>
      </w:r>
      <w:r w:rsidR="00864200">
        <w:t>次数</w:t>
      </w:r>
      <w:r w:rsidR="00864200">
        <w:rPr>
          <w:rFonts w:hint="eastAsia"/>
        </w:rPr>
        <w:t>后</w:t>
      </w:r>
    </w:p>
    <w:p w:rsidR="00470184" w:rsidRDefault="00864200" w:rsidP="00864200">
      <w:pPr>
        <w:ind w:left="705"/>
      </w:pPr>
      <w:r>
        <w:tab/>
      </w:r>
      <w:r>
        <w:tab/>
      </w:r>
      <w:r>
        <w:tab/>
      </w:r>
      <w:r>
        <w:tab/>
      </w:r>
      <w:r>
        <w:tab/>
      </w:r>
      <w:r>
        <w:tab/>
      </w:r>
      <w:r>
        <w:tab/>
      </w:r>
      <w:r>
        <w:tab/>
        <w:t xml:space="preserve"> </w:t>
      </w:r>
      <w:r>
        <w:rPr>
          <w:rFonts w:hint="eastAsia"/>
        </w:rPr>
        <w:t>//</w:t>
      </w:r>
      <w:r>
        <w:t>被</w:t>
      </w:r>
      <w:r>
        <w:rPr>
          <w:rFonts w:hint="eastAsia"/>
        </w:rPr>
        <w:t>认为</w:t>
      </w:r>
      <w:r>
        <w:t>丢失网络</w:t>
      </w:r>
    </w:p>
    <w:p w:rsidR="00470184" w:rsidRDefault="00470184" w:rsidP="00470184">
      <w:pPr>
        <w:ind w:firstLine="480"/>
      </w:pPr>
      <w:r>
        <w:t>#</w:t>
      </w:r>
      <w:proofErr w:type="spellStart"/>
      <w:r>
        <w:t>endif</w:t>
      </w:r>
      <w:proofErr w:type="spellEnd"/>
    </w:p>
    <w:p w:rsidR="00470184" w:rsidRDefault="00470184" w:rsidP="00470184">
      <w:pPr>
        <w:ind w:firstLine="480"/>
      </w:pPr>
      <w:r>
        <w:t xml:space="preserve">  </w:t>
      </w:r>
      <w:proofErr w:type="spellStart"/>
      <w:r>
        <w:t>LowBatteryAlarm_t</w:t>
      </w:r>
      <w:proofErr w:type="spellEnd"/>
      <w:r>
        <w:t xml:space="preserve"> </w:t>
      </w:r>
      <w:proofErr w:type="spellStart"/>
      <w:r>
        <w:t>lowBatteryAlarm</w:t>
      </w:r>
      <w:proofErr w:type="spellEnd"/>
      <w:r>
        <w:t>;</w:t>
      </w:r>
      <w:r w:rsidR="00864200">
        <w:t xml:space="preserve"> //</w:t>
      </w:r>
      <w:r w:rsidR="00864200">
        <w:rPr>
          <w:rFonts w:hint="eastAsia"/>
        </w:rPr>
        <w:t>电池低压</w:t>
      </w:r>
      <w:r w:rsidR="00864200">
        <w:t>报警功能</w:t>
      </w:r>
      <w:r w:rsidR="00864200">
        <w:rPr>
          <w:rFonts w:hint="eastAsia"/>
        </w:rPr>
        <w:t>，</w:t>
      </w:r>
      <w:r w:rsidR="00864200">
        <w:t>默认不开启</w:t>
      </w:r>
    </w:p>
    <w:p w:rsidR="00470184" w:rsidRDefault="00470184" w:rsidP="00470184">
      <w:pPr>
        <w:ind w:firstLine="480"/>
      </w:pPr>
      <w:r>
        <w:t xml:space="preserve">  uint8     </w:t>
      </w:r>
      <w:proofErr w:type="spellStart"/>
      <w:r>
        <w:t>MinutesSendHeartToCoord</w:t>
      </w:r>
      <w:proofErr w:type="spellEnd"/>
      <w:r>
        <w:t>;</w:t>
      </w:r>
      <w:r w:rsidR="00864200">
        <w:rPr>
          <w:rFonts w:hint="eastAsia"/>
        </w:rPr>
        <w:t>//</w:t>
      </w:r>
      <w:proofErr w:type="spellStart"/>
      <w:r w:rsidR="00864200">
        <w:t>EndDevice</w:t>
      </w:r>
      <w:proofErr w:type="spellEnd"/>
      <w:r w:rsidR="00864200">
        <w:rPr>
          <w:rFonts w:hint="eastAsia"/>
        </w:rPr>
        <w:t>直接</w:t>
      </w:r>
      <w:r w:rsidR="00864200">
        <w:t>到网关的</w:t>
      </w:r>
      <w:r w:rsidR="00864200">
        <w:rPr>
          <w:rFonts w:hint="eastAsia"/>
        </w:rPr>
        <w:t>心跳</w:t>
      </w:r>
      <w:r w:rsidR="00864200">
        <w:t>的</w:t>
      </w:r>
      <w:r w:rsidR="00864200">
        <w:rPr>
          <w:rFonts w:hint="eastAsia"/>
        </w:rPr>
        <w:t>周期</w:t>
      </w:r>
      <w:r w:rsidR="00864200">
        <w:rPr>
          <w:rFonts w:hint="eastAsia"/>
        </w:rPr>
        <w:t>/min</w:t>
      </w:r>
    </w:p>
    <w:p w:rsidR="00470184" w:rsidRDefault="00470184" w:rsidP="00470184">
      <w:pPr>
        <w:ind w:firstLine="480"/>
      </w:pPr>
      <w:r>
        <w:t xml:space="preserve">  uint8     </w:t>
      </w:r>
      <w:proofErr w:type="spellStart"/>
      <w:r>
        <w:t>MinutesHeartWithApsAck</w:t>
      </w:r>
      <w:proofErr w:type="spellEnd"/>
      <w:r>
        <w:t>;</w:t>
      </w:r>
      <w:r w:rsidR="00864200">
        <w:t>//</w:t>
      </w:r>
      <w:r w:rsidR="00864200">
        <w:rPr>
          <w:rFonts w:hint="eastAsia"/>
        </w:rPr>
        <w:t>设备</w:t>
      </w:r>
      <w:r w:rsidR="00864200">
        <w:t>指定固定</w:t>
      </w:r>
      <w:r w:rsidR="00864200">
        <w:rPr>
          <w:rFonts w:hint="eastAsia"/>
        </w:rPr>
        <w:t>周期心跳</w:t>
      </w:r>
      <w:r w:rsidR="00864200">
        <w:rPr>
          <w:rFonts w:hint="eastAsia"/>
        </w:rPr>
        <w:t>/</w:t>
      </w:r>
      <w:r w:rsidR="00864200">
        <w:t>min</w:t>
      </w:r>
      <w:r w:rsidR="00864200">
        <w:rPr>
          <w:rFonts w:hint="eastAsia"/>
        </w:rPr>
        <w:t>带有</w:t>
      </w:r>
      <w:r w:rsidR="00864200">
        <w:t xml:space="preserve">aps </w:t>
      </w:r>
      <w:proofErr w:type="spellStart"/>
      <w:r w:rsidR="00864200">
        <w:t>ack</w:t>
      </w:r>
      <w:proofErr w:type="spellEnd"/>
      <w:r w:rsidR="00864200">
        <w:t>;</w:t>
      </w:r>
    </w:p>
    <w:p w:rsidR="00470184" w:rsidRDefault="00470184" w:rsidP="00470184">
      <w:pPr>
        <w:ind w:firstLine="480"/>
      </w:pPr>
      <w:r>
        <w:t xml:space="preserve">  uint32    </w:t>
      </w:r>
      <w:proofErr w:type="spellStart"/>
      <w:r>
        <w:t>heartBeatIntval</w:t>
      </w:r>
      <w:proofErr w:type="spellEnd"/>
      <w:r>
        <w:t>;</w:t>
      </w:r>
      <w:r w:rsidR="00864200">
        <w:tab/>
      </w:r>
      <w:r w:rsidR="00864200">
        <w:tab/>
      </w:r>
      <w:r w:rsidR="00864200">
        <w:tab/>
        <w:t>//</w:t>
      </w:r>
      <w:r w:rsidR="00864200">
        <w:rPr>
          <w:rFonts w:hint="eastAsia"/>
        </w:rPr>
        <w:t>心跳</w:t>
      </w:r>
      <w:r w:rsidR="00864200">
        <w:t>周期配置</w:t>
      </w:r>
      <w:r w:rsidR="00864200">
        <w:rPr>
          <w:rFonts w:hint="eastAsia"/>
        </w:rPr>
        <w:t>默认</w:t>
      </w:r>
      <w:r w:rsidR="00864200">
        <w:rPr>
          <w:rFonts w:hint="eastAsia"/>
        </w:rPr>
        <w:t>60000ms</w:t>
      </w:r>
      <w:r w:rsidR="00864200">
        <w:rPr>
          <w:rFonts w:hint="eastAsia"/>
        </w:rPr>
        <w:t>（</w:t>
      </w:r>
      <w:r w:rsidR="00864200">
        <w:rPr>
          <w:rFonts w:hint="eastAsia"/>
        </w:rPr>
        <w:t>1</w:t>
      </w:r>
      <w:r w:rsidR="00864200">
        <w:t>min</w:t>
      </w:r>
      <w:r w:rsidR="00864200">
        <w:t>）</w:t>
      </w:r>
    </w:p>
    <w:p w:rsidR="00904786" w:rsidRDefault="00470184" w:rsidP="00470184">
      <w:pPr>
        <w:ind w:firstLine="480"/>
      </w:pPr>
      <w:r>
        <w:t xml:space="preserve">} </w:t>
      </w:r>
      <w:proofErr w:type="spellStart"/>
      <w:r>
        <w:t>wzclDevInfo_t</w:t>
      </w:r>
      <w:proofErr w:type="spellEnd"/>
      <w:r>
        <w:t>;</w:t>
      </w:r>
    </w:p>
    <w:p w:rsidR="00021925" w:rsidRDefault="00021925" w:rsidP="00021925">
      <w:pPr>
        <w:pStyle w:val="3"/>
      </w:pPr>
      <w:bookmarkStart w:id="110" w:name="_Toc455429229"/>
      <w:proofErr w:type="gramStart"/>
      <w:r>
        <w:t>uint8</w:t>
      </w:r>
      <w:proofErr w:type="gramEnd"/>
      <w:r>
        <w:t xml:space="preserve"> </w:t>
      </w:r>
      <w:proofErr w:type="spellStart"/>
      <w:r>
        <w:t>UserAppAutoStartNwk</w:t>
      </w:r>
      <w:proofErr w:type="spellEnd"/>
      <w:r>
        <w:t>(void)</w:t>
      </w:r>
      <w:bookmarkEnd w:id="110"/>
    </w:p>
    <w:p w:rsidR="00021925" w:rsidRPr="00021925" w:rsidRDefault="00021925" w:rsidP="00175E25">
      <w:pPr>
        <w:pStyle w:val="ae"/>
        <w:ind w:firstLine="448"/>
      </w:pPr>
      <w:r>
        <w:rPr>
          <w:rFonts w:hint="eastAsia"/>
        </w:rPr>
        <w:t>设备上电自动</w:t>
      </w:r>
      <w:r>
        <w:t>加网启用功能，</w:t>
      </w:r>
      <w:r w:rsidR="00696EBB">
        <w:rPr>
          <w:rFonts w:hint="eastAsia"/>
        </w:rPr>
        <w:t>返回值</w:t>
      </w:r>
      <w:r w:rsidR="00696EBB">
        <w:t>为</w:t>
      </w:r>
      <w:r w:rsidR="00696EBB">
        <w:t>TRUE</w:t>
      </w:r>
      <w:r w:rsidR="00696EBB">
        <w:rPr>
          <w:rFonts w:hint="eastAsia"/>
        </w:rPr>
        <w:t>时设备</w:t>
      </w:r>
      <w:r w:rsidR="00696EBB">
        <w:t>上电自动加网，返回值</w:t>
      </w:r>
      <w:r w:rsidR="00696EBB">
        <w:rPr>
          <w:rFonts w:hint="eastAsia"/>
        </w:rPr>
        <w:t>为</w:t>
      </w:r>
      <w:r w:rsidR="00696EBB">
        <w:t>FALSE</w:t>
      </w:r>
      <w:r w:rsidR="00696EBB">
        <w:rPr>
          <w:rFonts w:hint="eastAsia"/>
        </w:rPr>
        <w:t>时设备</w:t>
      </w:r>
      <w:r w:rsidR="00696EBB">
        <w:t>上电后需要用户</w:t>
      </w:r>
      <w:r w:rsidR="00696EBB">
        <w:rPr>
          <w:rFonts w:hint="eastAsia"/>
        </w:rPr>
        <w:t>另</w:t>
      </w:r>
      <w:r w:rsidR="00696EBB">
        <w:t>外重新</w:t>
      </w:r>
      <w:r w:rsidR="00696EBB">
        <w:rPr>
          <w:rFonts w:hint="eastAsia"/>
        </w:rPr>
        <w:t>触发</w:t>
      </w:r>
      <w:r w:rsidR="00696EBB">
        <w:t>加网，</w:t>
      </w:r>
      <w:r w:rsidR="00696EBB">
        <w:rPr>
          <w:rFonts w:hint="eastAsia"/>
        </w:rPr>
        <w:t>该</w:t>
      </w:r>
      <w:r w:rsidR="00696EBB">
        <w:t>函数</w:t>
      </w:r>
      <w:r w:rsidR="00696EBB">
        <w:rPr>
          <w:rFonts w:hint="eastAsia"/>
        </w:rPr>
        <w:t>仅</w:t>
      </w:r>
      <w:r>
        <w:rPr>
          <w:rFonts w:hint="eastAsia"/>
        </w:rPr>
        <w:t>在</w:t>
      </w:r>
      <w:r>
        <w:t>老的加网方式中有效</w:t>
      </w:r>
      <w:ins w:id="111" w:author="余峥峥" w:date="2016-08-02T18:56:00Z">
        <w:r w:rsidR="00EC30B0">
          <w:rPr>
            <w:rFonts w:hint="eastAsia"/>
          </w:rPr>
          <w:t>（在</w:t>
        </w:r>
      </w:ins>
      <w:ins w:id="112" w:author="余峥峥" w:date="2016-08-02T18:59:00Z">
        <w:r w:rsidR="000A191A">
          <w:t>SmartRoomGlib-V1.1.0</w:t>
        </w:r>
      </w:ins>
      <w:ins w:id="113" w:author="余峥峥" w:date="2016-08-02T18:56:00Z">
        <w:r w:rsidR="00EC30B0">
          <w:rPr>
            <w:rFonts w:hint="eastAsia"/>
          </w:rPr>
          <w:t>版本</w:t>
        </w:r>
        <w:r w:rsidR="00EC30B0">
          <w:t>中返回值为</w:t>
        </w:r>
        <w:r w:rsidR="00EC30B0">
          <w:t>TRUE</w:t>
        </w:r>
        <w:r w:rsidR="00EC30B0">
          <w:rPr>
            <w:rFonts w:hint="eastAsia"/>
          </w:rPr>
          <w:t>时</w:t>
        </w:r>
        <w:r w:rsidR="00EC30B0">
          <w:t>设备不管</w:t>
        </w:r>
        <w:r w:rsidR="00EC30B0">
          <w:rPr>
            <w:rFonts w:hint="eastAsia"/>
          </w:rPr>
          <w:t>在</w:t>
        </w:r>
        <w:r w:rsidR="00EC30B0">
          <w:t>新旧加网方式中都是上电自动</w:t>
        </w:r>
      </w:ins>
      <w:ins w:id="114" w:author="余峥峥" w:date="2016-08-02T18:57:00Z">
        <w:r w:rsidR="00EC30B0">
          <w:t>入网，等于</w:t>
        </w:r>
        <w:r w:rsidR="00EC30B0">
          <w:t>FALSE</w:t>
        </w:r>
        <w:r w:rsidR="00EC30B0">
          <w:rPr>
            <w:rFonts w:hint="eastAsia"/>
          </w:rPr>
          <w:t>时</w:t>
        </w:r>
        <w:r w:rsidR="00EC30B0">
          <w:t>上电</w:t>
        </w:r>
        <w:proofErr w:type="gramStart"/>
        <w:r w:rsidR="00EC30B0">
          <w:t>不</w:t>
        </w:r>
        <w:proofErr w:type="gramEnd"/>
        <w:r w:rsidR="00EC30B0">
          <w:t>自动入网</w:t>
        </w:r>
      </w:ins>
      <w:ins w:id="115" w:author="余峥峥" w:date="2016-08-02T18:56:00Z">
        <w:r w:rsidR="00EC30B0">
          <w:t>）</w:t>
        </w:r>
      </w:ins>
      <w:r>
        <w:t>，在</w:t>
      </w:r>
      <w:r>
        <w:t>SmartRoomGlib-V1.0.11</w:t>
      </w:r>
      <w:ins w:id="116" w:author="余峥峥" w:date="2016-08-02T19:02:00Z">
        <w:r w:rsidR="00C317C8">
          <w:t>~</w:t>
        </w:r>
        <w:r w:rsidR="00C317C8" w:rsidRPr="00C317C8">
          <w:t xml:space="preserve"> </w:t>
        </w:r>
        <w:r w:rsidR="00C317C8">
          <w:t>SmartRoomGlib-V1.0.13</w:t>
        </w:r>
      </w:ins>
      <w:del w:id="117" w:author="余峥峥" w:date="2016-08-02T19:02:00Z">
        <w:r w:rsidDel="00C317C8">
          <w:rPr>
            <w:rFonts w:hint="eastAsia"/>
          </w:rPr>
          <w:delText>及其</w:delText>
        </w:r>
        <w:r w:rsidDel="00C317C8">
          <w:delText>以后</w:delText>
        </w:r>
        <w:r w:rsidDel="00C317C8">
          <w:rPr>
            <w:rFonts w:hint="eastAsia"/>
          </w:rPr>
          <w:delText>的</w:delText>
        </w:r>
      </w:del>
      <w:r>
        <w:t>版本中，</w:t>
      </w:r>
      <w:r>
        <w:t>TOP47</w:t>
      </w:r>
      <w:r>
        <w:rPr>
          <w:rFonts w:hint="eastAsia"/>
        </w:rPr>
        <w:t>产品</w:t>
      </w:r>
      <w:r>
        <w:t>的开发</w:t>
      </w:r>
      <w:del w:id="118" w:author="余峥峥" w:date="2016-08-02T18:58:00Z">
        <w:r w:rsidDel="000A191A">
          <w:delText>上电自动加网</w:delText>
        </w:r>
        <w:r w:rsidDel="000A191A">
          <w:rPr>
            <w:rFonts w:hint="eastAsia"/>
          </w:rPr>
          <w:delText>改为</w:delText>
        </w:r>
      </w:del>
      <w:r>
        <w:t>使用</w:t>
      </w:r>
      <w:r>
        <w:t>XXX_AtuoStart.lib</w:t>
      </w:r>
      <w:r>
        <w:rPr>
          <w:rFonts w:hint="eastAsia"/>
        </w:rPr>
        <w:t>，而不再</w:t>
      </w:r>
      <w:r>
        <w:t>使用该函数的返回值</w:t>
      </w:r>
      <w:r w:rsidR="00696EBB">
        <w:rPr>
          <w:rFonts w:hint="eastAsia"/>
        </w:rPr>
        <w:t>，老的</w:t>
      </w:r>
      <w:r w:rsidR="00696EBB">
        <w:t>产品的加网方式中该功能仍然有效</w:t>
      </w:r>
      <w:ins w:id="119" w:author="余峥峥" w:date="2016-08-02T19:05:00Z">
        <w:r w:rsidR="00F56B8D">
          <w:rPr>
            <w:rFonts w:hint="eastAsia"/>
          </w:rPr>
          <w:t>。</w:t>
        </w:r>
      </w:ins>
      <w:ins w:id="120" w:author="余峥峥" w:date="2016-08-02T18:59:00Z">
        <w:r w:rsidR="000A191A">
          <w:rPr>
            <w:rFonts w:hint="eastAsia"/>
          </w:rPr>
          <w:t>在</w:t>
        </w:r>
        <w:r w:rsidR="000A191A">
          <w:t>SmartRoomGlib-V1.1.0</w:t>
        </w:r>
      </w:ins>
      <w:ins w:id="121" w:author="余峥峥" w:date="2016-08-02T19:03:00Z">
        <w:r w:rsidR="00C317C8">
          <w:rPr>
            <w:rFonts w:hint="eastAsia"/>
          </w:rPr>
          <w:t>及其</w:t>
        </w:r>
        <w:r w:rsidR="00C317C8">
          <w:t>以后版本中，</w:t>
        </w:r>
        <w:r w:rsidR="00C317C8">
          <w:rPr>
            <w:rFonts w:hint="eastAsia"/>
          </w:rPr>
          <w:lastRenderedPageBreak/>
          <w:t>该</w:t>
        </w:r>
        <w:r w:rsidR="00C317C8">
          <w:t>函数的返回值为</w:t>
        </w:r>
        <w:r w:rsidR="00C317C8">
          <w:t>TRUE</w:t>
        </w:r>
      </w:ins>
      <w:ins w:id="122" w:author="余峥峥" w:date="2016-08-02T19:04:00Z">
        <w:r w:rsidR="00C317C8">
          <w:rPr>
            <w:rFonts w:hint="eastAsia"/>
          </w:rPr>
          <w:t>时</w:t>
        </w:r>
        <w:r w:rsidR="00C317C8">
          <w:t>设备自动加网，等于</w:t>
        </w:r>
        <w:r w:rsidR="00C317C8">
          <w:t>FALSE</w:t>
        </w:r>
        <w:r w:rsidR="00C317C8">
          <w:rPr>
            <w:rFonts w:hint="eastAsia"/>
          </w:rPr>
          <w:t>时</w:t>
        </w:r>
        <w:r w:rsidR="00C317C8">
          <w:t>设备上电</w:t>
        </w:r>
        <w:proofErr w:type="gramStart"/>
        <w:r w:rsidR="00C317C8">
          <w:t>不</w:t>
        </w:r>
        <w:proofErr w:type="gramEnd"/>
        <w:r w:rsidR="00C317C8">
          <w:t>自动加网</w:t>
        </w:r>
      </w:ins>
      <w:ins w:id="123" w:author="余峥峥" w:date="2016-08-02T19:05:00Z">
        <w:r w:rsidR="00F56B8D">
          <w:rPr>
            <w:rFonts w:hint="eastAsia"/>
          </w:rPr>
          <w:t>，此时</w:t>
        </w:r>
        <w:r w:rsidR="00F56B8D">
          <w:t>使用</w:t>
        </w:r>
        <w:r w:rsidR="00F56B8D">
          <w:t>XXX_AtuoStart.lib</w:t>
        </w:r>
      </w:ins>
      <w:r w:rsidR="00696EBB">
        <w:t>。</w:t>
      </w:r>
    </w:p>
    <w:p w:rsidR="0046213F" w:rsidRDefault="0046213F" w:rsidP="0053395E">
      <w:pPr>
        <w:pStyle w:val="3"/>
      </w:pPr>
      <w:bookmarkStart w:id="124" w:name="_Toc455429230"/>
      <w:proofErr w:type="gramStart"/>
      <w:r>
        <w:t>void</w:t>
      </w:r>
      <w:proofErr w:type="gramEnd"/>
      <w:r>
        <w:t xml:space="preserve"> </w:t>
      </w:r>
      <w:proofErr w:type="spellStart"/>
      <w:r>
        <w:t>UserAppSetPollRate</w:t>
      </w:r>
      <w:proofErr w:type="spellEnd"/>
      <w:r>
        <w:t>(</w:t>
      </w:r>
      <w:proofErr w:type="spellStart"/>
      <w:r>
        <w:t>wzclPollControl_t</w:t>
      </w:r>
      <w:proofErr w:type="spellEnd"/>
      <w:r>
        <w:t xml:space="preserve"> *</w:t>
      </w:r>
      <w:proofErr w:type="spellStart"/>
      <w:r>
        <w:t>pollrate</w:t>
      </w:r>
      <w:proofErr w:type="spellEnd"/>
      <w:r>
        <w:t>)</w:t>
      </w:r>
      <w:bookmarkEnd w:id="106"/>
      <w:bookmarkEnd w:id="107"/>
      <w:bookmarkEnd w:id="124"/>
    </w:p>
    <w:p w:rsidR="0046213F" w:rsidRDefault="0046213F" w:rsidP="0046213F">
      <w:pPr>
        <w:ind w:firstLine="480"/>
      </w:pPr>
      <w:r>
        <w:rPr>
          <w:rFonts w:hint="eastAsia"/>
        </w:rPr>
        <w:t>设置</w:t>
      </w:r>
      <w:proofErr w:type="spellStart"/>
      <w:r w:rsidR="0071241D">
        <w:rPr>
          <w:rFonts w:hint="eastAsia"/>
        </w:rPr>
        <w:t>E</w:t>
      </w:r>
      <w:r w:rsidR="0071241D">
        <w:t>ndDevice</w:t>
      </w:r>
      <w:proofErr w:type="spellEnd"/>
      <w:r>
        <w:rPr>
          <w:rFonts w:hint="eastAsia"/>
        </w:rPr>
        <w:t>设备的</w:t>
      </w:r>
      <w:proofErr w:type="spellStart"/>
      <w:r>
        <w:t>PollRate</w:t>
      </w:r>
      <w:proofErr w:type="spellEnd"/>
      <w:r>
        <w:rPr>
          <w:rFonts w:hint="eastAsia"/>
        </w:rPr>
        <w:t>机制，相关的内容在</w:t>
      </w:r>
      <w:proofErr w:type="spellStart"/>
      <w:r>
        <w:t>wzclPollControl_t</w:t>
      </w:r>
      <w:proofErr w:type="spellEnd"/>
      <w:r>
        <w:rPr>
          <w:rFonts w:hint="eastAsia"/>
        </w:rPr>
        <w:t>结构中有具体的体现。</w:t>
      </w:r>
    </w:p>
    <w:p w:rsidR="0071241D" w:rsidRDefault="0071241D" w:rsidP="0071241D">
      <w:r>
        <w:tab/>
      </w:r>
      <w:r>
        <w:rPr>
          <w:rFonts w:hint="eastAsia"/>
        </w:rPr>
        <w:t>该设置</w:t>
      </w:r>
      <w:r>
        <w:t>能够影响电池设备</w:t>
      </w:r>
      <w:r>
        <w:rPr>
          <w:rFonts w:hint="eastAsia"/>
        </w:rPr>
        <w:t>（安防</w:t>
      </w:r>
      <w:r>
        <w:t>设备、环境检测</w:t>
      </w:r>
      <w:r>
        <w:rPr>
          <w:rFonts w:hint="eastAsia"/>
        </w:rPr>
        <w:t>设备</w:t>
      </w:r>
      <w:r>
        <w:t>、锁具、红外转发等等）的</w:t>
      </w:r>
      <w:r>
        <w:rPr>
          <w:rFonts w:hint="eastAsia"/>
        </w:rPr>
        <w:t>命令响应</w:t>
      </w:r>
      <w:r>
        <w:t>速度和功耗，单火线开关</w:t>
      </w:r>
      <w:r>
        <w:rPr>
          <w:rFonts w:hint="eastAsia"/>
        </w:rPr>
        <w:t>设备</w:t>
      </w:r>
      <w:r>
        <w:t>的功耗和</w:t>
      </w:r>
      <w:r>
        <w:rPr>
          <w:rFonts w:hint="eastAsia"/>
        </w:rPr>
        <w:t>响应</w:t>
      </w:r>
      <w:r>
        <w:t>速度</w:t>
      </w:r>
      <w:r>
        <w:rPr>
          <w:rFonts w:hint="eastAsia"/>
        </w:rPr>
        <w:t>。具体</w:t>
      </w:r>
      <w:r>
        <w:t>产品的</w:t>
      </w:r>
      <w:r>
        <w:rPr>
          <w:rFonts w:hint="eastAsia"/>
        </w:rPr>
        <w:t>参数</w:t>
      </w:r>
      <w:r>
        <w:t>设置参考</w:t>
      </w:r>
      <w:r>
        <w:rPr>
          <w:rFonts w:hint="eastAsia"/>
        </w:rPr>
        <w:t>附件</w:t>
      </w:r>
      <w:r>
        <w:t>中的表格</w:t>
      </w:r>
      <w:r>
        <w:rPr>
          <w:rFonts w:hint="eastAsia"/>
        </w:rPr>
        <w:t>；表格</w:t>
      </w:r>
      <w:r>
        <w:t>中还</w:t>
      </w:r>
      <w:r>
        <w:rPr>
          <w:rFonts w:hint="eastAsia"/>
        </w:rPr>
        <w:t>包括</w:t>
      </w:r>
      <w:r>
        <w:t>上</w:t>
      </w:r>
      <w:r>
        <w:rPr>
          <w:rFonts w:hint="eastAsia"/>
        </w:rPr>
        <w:t>面</w:t>
      </w:r>
      <w:r>
        <w:t>函数中的几个参数。</w:t>
      </w:r>
    </w:p>
    <w:p w:rsidR="00CA0015" w:rsidRDefault="00EA373B" w:rsidP="00EA373B">
      <w:pPr>
        <w:pStyle w:val="3"/>
      </w:pPr>
      <w:bookmarkStart w:id="125" w:name="_Toc455429231"/>
      <w:proofErr w:type="gramStart"/>
      <w:r w:rsidRPr="00EA373B">
        <w:t>uint32</w:t>
      </w:r>
      <w:proofErr w:type="gramEnd"/>
      <w:r w:rsidRPr="00EA373B">
        <w:t xml:space="preserve"> </w:t>
      </w:r>
      <w:proofErr w:type="spellStart"/>
      <w:r w:rsidRPr="00EA373B">
        <w:t>ChannelSelect</w:t>
      </w:r>
      <w:proofErr w:type="spellEnd"/>
      <w:r w:rsidRPr="00EA373B">
        <w:t>(void)</w:t>
      </w:r>
      <w:bookmarkEnd w:id="125"/>
    </w:p>
    <w:p w:rsidR="00791748" w:rsidRDefault="00EA373B" w:rsidP="00B14B8F">
      <w:pPr>
        <w:pStyle w:val="ae"/>
        <w:ind w:firstLine="448"/>
      </w:pPr>
      <w:r>
        <w:rPr>
          <w:rFonts w:hint="eastAsia"/>
        </w:rPr>
        <w:t>产品生产</w:t>
      </w:r>
      <w:r>
        <w:t>测试</w:t>
      </w:r>
      <w:r>
        <w:rPr>
          <w:rFonts w:hint="eastAsia"/>
        </w:rPr>
        <w:t>测试</w:t>
      </w:r>
      <w:r>
        <w:t>信道选择，</w:t>
      </w:r>
      <w:r>
        <w:rPr>
          <w:rFonts w:hint="eastAsia"/>
        </w:rPr>
        <w:t>在</w:t>
      </w:r>
      <w:r>
        <w:t>SmartRoomGlib-V1.0.12</w:t>
      </w:r>
      <w:r>
        <w:rPr>
          <w:rFonts w:hint="eastAsia"/>
        </w:rPr>
        <w:t>及其</w:t>
      </w:r>
      <w:r>
        <w:t>以后版本中</w:t>
      </w:r>
      <w:r>
        <w:rPr>
          <w:rFonts w:hint="eastAsia"/>
        </w:rPr>
        <w:t>仅在</w:t>
      </w:r>
      <w:r>
        <w:t>TOP47</w:t>
      </w:r>
      <w:r>
        <w:rPr>
          <w:rFonts w:hint="eastAsia"/>
        </w:rPr>
        <w:t>以及</w:t>
      </w:r>
      <w:r>
        <w:t>新开发的产品中有效，</w:t>
      </w:r>
      <w:r>
        <w:rPr>
          <w:rFonts w:hint="eastAsia"/>
        </w:rPr>
        <w:t>老产品</w:t>
      </w:r>
      <w:r>
        <w:t>升级中该功能无效。</w:t>
      </w:r>
    </w:p>
    <w:p w:rsidR="00ED76E0" w:rsidRDefault="00ED76E0" w:rsidP="00ED76E0">
      <w:pPr>
        <w:pStyle w:val="3"/>
      </w:pPr>
      <w:bookmarkStart w:id="126" w:name="_Toc455429232"/>
      <w:proofErr w:type="gramStart"/>
      <w:r w:rsidRPr="00ED76E0">
        <w:t>void</w:t>
      </w:r>
      <w:proofErr w:type="gramEnd"/>
      <w:r w:rsidRPr="00ED76E0">
        <w:t xml:space="preserve"> </w:t>
      </w:r>
      <w:proofErr w:type="spellStart"/>
      <w:r w:rsidRPr="00ED76E0">
        <w:t>WZCL_S</w:t>
      </w:r>
      <w:r w:rsidR="00C03169">
        <w:t>endAsMessage</w:t>
      </w:r>
      <w:proofErr w:type="spellEnd"/>
      <w:r w:rsidR="00C03169">
        <w:t>(</w:t>
      </w:r>
      <w:proofErr w:type="spellStart"/>
      <w:r w:rsidR="00C03169">
        <w:t>wzclAsMsg_t</w:t>
      </w:r>
      <w:proofErr w:type="spellEnd"/>
      <w:r w:rsidR="00C03169">
        <w:t xml:space="preserve"> *</w:t>
      </w:r>
      <w:proofErr w:type="spellStart"/>
      <w:r w:rsidR="00C03169">
        <w:t>iMsg</w:t>
      </w:r>
      <w:proofErr w:type="spellEnd"/>
      <w:r w:rsidR="00C03169">
        <w:t>)</w:t>
      </w:r>
      <w:bookmarkEnd w:id="126"/>
    </w:p>
    <w:p w:rsidR="00ED76E0" w:rsidRDefault="00ED76E0" w:rsidP="00B14B8F">
      <w:pPr>
        <w:pStyle w:val="ae"/>
        <w:ind w:firstLine="448"/>
      </w:pPr>
      <w:r>
        <w:rPr>
          <w:rFonts w:hint="eastAsia"/>
        </w:rPr>
        <w:t>设备向</w:t>
      </w:r>
      <w:r>
        <w:t>网关</w:t>
      </w:r>
      <w:r>
        <w:rPr>
          <w:rFonts w:hint="eastAsia"/>
        </w:rPr>
        <w:t>发送</w:t>
      </w:r>
      <w:r>
        <w:t>一个电池低压报警</w:t>
      </w:r>
      <w:r>
        <w:rPr>
          <w:rFonts w:hint="eastAsia"/>
        </w:rPr>
        <w:t>信息</w:t>
      </w:r>
      <w:r>
        <w:t>，</w:t>
      </w:r>
      <w:r>
        <w:rPr>
          <w:rFonts w:hint="eastAsia"/>
        </w:rPr>
        <w:t>或者</w:t>
      </w:r>
      <w:r>
        <w:t>发送一个</w:t>
      </w:r>
      <w:proofErr w:type="gramStart"/>
      <w:r>
        <w:rPr>
          <w:rFonts w:hint="eastAsia"/>
        </w:rPr>
        <w:t>设备</w:t>
      </w:r>
      <w:r>
        <w:t>防拆报警</w:t>
      </w:r>
      <w:proofErr w:type="gramEnd"/>
      <w:r>
        <w:rPr>
          <w:rFonts w:hint="eastAsia"/>
        </w:rPr>
        <w:t>信息</w:t>
      </w:r>
      <w:r>
        <w:t>。</w:t>
      </w:r>
    </w:p>
    <w:p w:rsidR="00ED76E0" w:rsidRPr="00ED76E0" w:rsidRDefault="00C03169" w:rsidP="00C03169">
      <w:pPr>
        <w:pStyle w:val="3"/>
      </w:pPr>
      <w:bookmarkStart w:id="127" w:name="_Toc455429233"/>
      <w:proofErr w:type="gramStart"/>
      <w:r w:rsidRPr="00C03169">
        <w:t>voi</w:t>
      </w:r>
      <w:r>
        <w:t>d</w:t>
      </w:r>
      <w:proofErr w:type="gramEnd"/>
      <w:r>
        <w:t xml:space="preserve"> </w:t>
      </w:r>
      <w:proofErr w:type="spellStart"/>
      <w:r>
        <w:t>WZCL_FindAndJoinNetwork</w:t>
      </w:r>
      <w:proofErr w:type="spellEnd"/>
      <w:r>
        <w:t>(void)</w:t>
      </w:r>
      <w:bookmarkEnd w:id="127"/>
    </w:p>
    <w:p w:rsidR="00ED76E0" w:rsidRDefault="00B14B8F" w:rsidP="00B14B8F">
      <w:pPr>
        <w:pStyle w:val="ae"/>
        <w:ind w:firstLine="448"/>
      </w:pPr>
      <w:r>
        <w:rPr>
          <w:rFonts w:hint="eastAsia"/>
        </w:rPr>
        <w:t>如果设备</w:t>
      </w:r>
      <w:r>
        <w:t>未加入一个</w:t>
      </w:r>
      <w:r>
        <w:t>ZigBee</w:t>
      </w:r>
      <w:r>
        <w:t>网络，调用该</w:t>
      </w:r>
      <w:r>
        <w:t>API</w:t>
      </w:r>
      <w:r>
        <w:rPr>
          <w:rFonts w:hint="eastAsia"/>
        </w:rPr>
        <w:t>会</w:t>
      </w:r>
      <w:r>
        <w:t>使设备发生复位，然后启动请求加入一个</w:t>
      </w:r>
      <w:r>
        <w:t>ZigBee</w:t>
      </w:r>
      <w:r>
        <w:rPr>
          <w:rFonts w:hint="eastAsia"/>
        </w:rPr>
        <w:t>/</w:t>
      </w:r>
      <w:proofErr w:type="spellStart"/>
      <w:r>
        <w:rPr>
          <w:rFonts w:hint="eastAsia"/>
        </w:rPr>
        <w:t>SmartRoom</w:t>
      </w:r>
      <w:proofErr w:type="spellEnd"/>
      <w:r>
        <w:rPr>
          <w:rFonts w:hint="eastAsia"/>
        </w:rPr>
        <w:t>网络</w:t>
      </w:r>
      <w:r>
        <w:t>进程</w:t>
      </w:r>
      <w:r>
        <w:rPr>
          <w:rFonts w:hint="eastAsia"/>
        </w:rPr>
        <w:t>。</w:t>
      </w:r>
    </w:p>
    <w:p w:rsidR="00B14B8F" w:rsidRPr="00B14B8F" w:rsidRDefault="00B14B8F" w:rsidP="00B14B8F">
      <w:pPr>
        <w:pStyle w:val="3"/>
      </w:pPr>
      <w:bookmarkStart w:id="128" w:name="_Toc455429234"/>
      <w:proofErr w:type="gramStart"/>
      <w:r w:rsidRPr="00B14B8F">
        <w:t>void</w:t>
      </w:r>
      <w:proofErr w:type="gramEnd"/>
      <w:r w:rsidRPr="00B14B8F">
        <w:t xml:space="preserve"> </w:t>
      </w:r>
      <w:proofErr w:type="spellStart"/>
      <w:r w:rsidRPr="00B14B8F">
        <w:t>WZCL_LeaveAndRestoreFactory</w:t>
      </w:r>
      <w:proofErr w:type="spellEnd"/>
      <w:r w:rsidRPr="00B14B8F">
        <w:t>(void)</w:t>
      </w:r>
      <w:bookmarkEnd w:id="128"/>
    </w:p>
    <w:p w:rsidR="00ED76E0" w:rsidRPr="00B14B8F" w:rsidRDefault="00B14B8F" w:rsidP="00B14B8F">
      <w:pPr>
        <w:pStyle w:val="ae"/>
        <w:ind w:firstLine="448"/>
      </w:pPr>
      <w:r>
        <w:rPr>
          <w:rFonts w:hint="eastAsia"/>
        </w:rPr>
        <w:t>设备</w:t>
      </w:r>
      <w:r>
        <w:t>调用该</w:t>
      </w:r>
      <w:r>
        <w:t>API</w:t>
      </w:r>
      <w:r>
        <w:rPr>
          <w:rFonts w:hint="eastAsia"/>
        </w:rPr>
        <w:t>之后</w:t>
      </w:r>
      <w:r>
        <w:t>，不管设备是否在网</w:t>
      </w:r>
      <w:r>
        <w:rPr>
          <w:rFonts w:hint="eastAsia"/>
        </w:rPr>
        <w:t>，</w:t>
      </w:r>
      <w:r>
        <w:t>都会发生复位并且恢复出厂设置。</w:t>
      </w:r>
    </w:p>
    <w:p w:rsidR="00ED76E0" w:rsidRDefault="00606793" w:rsidP="00606793">
      <w:pPr>
        <w:pStyle w:val="3"/>
      </w:pPr>
      <w:bookmarkStart w:id="129" w:name="_Toc455429235"/>
      <w:proofErr w:type="gramStart"/>
      <w:r w:rsidRPr="00606793">
        <w:t>void</w:t>
      </w:r>
      <w:proofErr w:type="gramEnd"/>
      <w:r w:rsidRPr="00606793">
        <w:t xml:space="preserve"> </w:t>
      </w:r>
      <w:proofErr w:type="spellStart"/>
      <w:r w:rsidRPr="00606793">
        <w:t>WZCL_SendRsMessage</w:t>
      </w:r>
      <w:proofErr w:type="spellEnd"/>
      <w:r w:rsidRPr="00606793">
        <w:t>(void);</w:t>
      </w:r>
      <w:bookmarkEnd w:id="129"/>
    </w:p>
    <w:p w:rsidR="00ED76E0" w:rsidRDefault="00606793" w:rsidP="00606793">
      <w:pPr>
        <w:pStyle w:val="ae"/>
        <w:ind w:firstLine="448"/>
      </w:pPr>
      <w:r>
        <w:rPr>
          <w:rFonts w:hint="eastAsia"/>
        </w:rPr>
        <w:t>启动</w:t>
      </w:r>
      <w:r>
        <w:t>一次发送</w:t>
      </w:r>
      <w:r>
        <w:t>RS</w:t>
      </w:r>
      <w:r>
        <w:rPr>
          <w:rFonts w:hint="eastAsia"/>
        </w:rPr>
        <w:t>消息</w:t>
      </w:r>
      <w:r>
        <w:t>，调用该</w:t>
      </w:r>
      <w:r>
        <w:t>API</w:t>
      </w:r>
      <w:r>
        <w:rPr>
          <w:rFonts w:hint="eastAsia"/>
        </w:rPr>
        <w:t>之后设备</w:t>
      </w:r>
      <w:r>
        <w:t>会主动发送一次</w:t>
      </w:r>
      <w:r>
        <w:rPr>
          <w:rFonts w:hint="eastAsia"/>
        </w:rPr>
        <w:t>RS</w:t>
      </w:r>
      <w:r>
        <w:rPr>
          <w:rFonts w:hint="eastAsia"/>
        </w:rPr>
        <w:t>消息</w:t>
      </w:r>
      <w:r>
        <w:t>给网关。</w:t>
      </w:r>
    </w:p>
    <w:p w:rsidR="00606793" w:rsidRDefault="00606793" w:rsidP="00606793">
      <w:pPr>
        <w:pStyle w:val="3"/>
      </w:pPr>
      <w:bookmarkStart w:id="130" w:name="_Toc455429236"/>
      <w:proofErr w:type="gramStart"/>
      <w:r>
        <w:t>void</w:t>
      </w:r>
      <w:proofErr w:type="gramEnd"/>
      <w:r>
        <w:t xml:space="preserve"> </w:t>
      </w:r>
      <w:proofErr w:type="spellStart"/>
      <w:r>
        <w:t>WZCL_SendDsMessage</w:t>
      </w:r>
      <w:proofErr w:type="spellEnd"/>
      <w:r>
        <w:t xml:space="preserve">(uint8 * </w:t>
      </w:r>
      <w:proofErr w:type="spellStart"/>
      <w:r>
        <w:t>iMsg</w:t>
      </w:r>
      <w:proofErr w:type="spellEnd"/>
      <w:r>
        <w:t xml:space="preserve">, uint8 </w:t>
      </w:r>
      <w:proofErr w:type="spellStart"/>
      <w:r>
        <w:t>len</w:t>
      </w:r>
      <w:proofErr w:type="spellEnd"/>
      <w:r>
        <w:t>)</w:t>
      </w:r>
      <w:bookmarkEnd w:id="130"/>
    </w:p>
    <w:p w:rsidR="00606793" w:rsidRPr="00606793" w:rsidRDefault="00606793" w:rsidP="00606793">
      <w:pPr>
        <w:pStyle w:val="ae"/>
        <w:ind w:firstLine="448"/>
      </w:pPr>
      <w:r>
        <w:rPr>
          <w:rFonts w:hint="eastAsia"/>
        </w:rPr>
        <w:t>向</w:t>
      </w:r>
      <w:r>
        <w:t>网关发送一个</w:t>
      </w:r>
      <w:r>
        <w:t>DS</w:t>
      </w:r>
      <w:r>
        <w:rPr>
          <w:rFonts w:hint="eastAsia"/>
        </w:rPr>
        <w:t>应用</w:t>
      </w:r>
      <w:r>
        <w:t>消息</w:t>
      </w:r>
      <w:r>
        <w:rPr>
          <w:rFonts w:hint="eastAsia"/>
        </w:rPr>
        <w:t>，</w:t>
      </w:r>
      <w:r>
        <w:t>调用该</w:t>
      </w:r>
      <w:r>
        <w:t>API</w:t>
      </w:r>
      <w:r>
        <w:rPr>
          <w:rFonts w:hint="eastAsia"/>
        </w:rPr>
        <w:t>并且</w:t>
      </w:r>
      <w:r>
        <w:t>传入要发送的数据内容和长度，</w:t>
      </w:r>
      <w:r>
        <w:rPr>
          <w:rFonts w:hint="eastAsia"/>
        </w:rPr>
        <w:t>设备即</w:t>
      </w:r>
      <w:r>
        <w:t>会将要发送的应用消息内容发给网关</w:t>
      </w:r>
      <w:r>
        <w:rPr>
          <w:rFonts w:hint="eastAsia"/>
        </w:rPr>
        <w:t>。</w:t>
      </w:r>
    </w:p>
    <w:p w:rsidR="00606793" w:rsidRDefault="00606793" w:rsidP="00606793">
      <w:pPr>
        <w:pStyle w:val="3"/>
      </w:pPr>
      <w:bookmarkStart w:id="131" w:name="_Toc455429237"/>
      <w:proofErr w:type="gramStart"/>
      <w:r>
        <w:t>void</w:t>
      </w:r>
      <w:proofErr w:type="gramEnd"/>
      <w:r>
        <w:t xml:space="preserve"> </w:t>
      </w:r>
      <w:proofErr w:type="spellStart"/>
      <w:r>
        <w:t>WZCL_SendDsWithAckMessage</w:t>
      </w:r>
      <w:proofErr w:type="spellEnd"/>
      <w:r>
        <w:t xml:space="preserve">(uint8 * </w:t>
      </w:r>
      <w:proofErr w:type="spellStart"/>
      <w:r>
        <w:t>iMsg</w:t>
      </w:r>
      <w:proofErr w:type="spellEnd"/>
      <w:r>
        <w:t xml:space="preserve">, uint8 </w:t>
      </w:r>
      <w:proofErr w:type="spellStart"/>
      <w:r>
        <w:t>len</w:t>
      </w:r>
      <w:proofErr w:type="spellEnd"/>
      <w:r>
        <w:t>)</w:t>
      </w:r>
      <w:bookmarkEnd w:id="131"/>
    </w:p>
    <w:p w:rsidR="00606793" w:rsidRDefault="00606793" w:rsidP="00606793">
      <w:pPr>
        <w:pStyle w:val="ae"/>
        <w:ind w:firstLine="448"/>
      </w:pPr>
      <w:r>
        <w:rPr>
          <w:rFonts w:hint="eastAsia"/>
        </w:rPr>
        <w:t>同</w:t>
      </w:r>
      <w:r>
        <w:rPr>
          <w:rFonts w:hint="eastAsia"/>
        </w:rPr>
        <w:t>5.1.24</w:t>
      </w:r>
      <w:r>
        <w:rPr>
          <w:rFonts w:hint="eastAsia"/>
        </w:rPr>
        <w:t>，但是会</w:t>
      </w:r>
      <w:r>
        <w:t>根据是否搜到指定的</w:t>
      </w:r>
      <w:r>
        <w:t xml:space="preserve">aps </w:t>
      </w:r>
      <w:proofErr w:type="spellStart"/>
      <w:r>
        <w:t>ack</w:t>
      </w:r>
      <w:proofErr w:type="spellEnd"/>
      <w:r>
        <w:rPr>
          <w:rFonts w:hint="eastAsia"/>
        </w:rPr>
        <w:t>进行</w:t>
      </w:r>
      <w:r>
        <w:t>应用层数据</w:t>
      </w:r>
      <w:r>
        <w:rPr>
          <w:rFonts w:hint="eastAsia"/>
        </w:rPr>
        <w:t>3</w:t>
      </w:r>
      <w:r>
        <w:rPr>
          <w:rFonts w:hint="eastAsia"/>
        </w:rPr>
        <w:t>次重</w:t>
      </w:r>
      <w:r>
        <w:t>发，确保网关能够准确收到应用数据。</w:t>
      </w:r>
    </w:p>
    <w:p w:rsidR="00606793" w:rsidRDefault="001A1344" w:rsidP="00655428">
      <w:pPr>
        <w:pStyle w:val="3"/>
      </w:pPr>
      <w:bookmarkStart w:id="132" w:name="_Toc455429238"/>
      <w:proofErr w:type="gramStart"/>
      <w:r w:rsidRPr="001A1344">
        <w:lastRenderedPageBreak/>
        <w:t>void</w:t>
      </w:r>
      <w:proofErr w:type="gramEnd"/>
      <w:r w:rsidRPr="001A1344">
        <w:t xml:space="preserve"> </w:t>
      </w:r>
      <w:proofErr w:type="spellStart"/>
      <w:r w:rsidRPr="001A1344">
        <w:t>WZCL_SendBindingMessage</w:t>
      </w:r>
      <w:proofErr w:type="spellEnd"/>
      <w:r w:rsidRPr="001A1344">
        <w:t>(</w:t>
      </w:r>
      <w:proofErr w:type="spellStart"/>
      <w:r w:rsidRPr="001A1344">
        <w:t>endPointDesc_t</w:t>
      </w:r>
      <w:proofErr w:type="spellEnd"/>
      <w:r w:rsidRPr="001A1344">
        <w:t xml:space="preserve"> * srcEP,uint</w:t>
      </w:r>
      <w:r w:rsidR="00655428">
        <w:t xml:space="preserve">16 </w:t>
      </w:r>
      <w:proofErr w:type="spellStart"/>
      <w:r w:rsidR="00655428">
        <w:t>cID</w:t>
      </w:r>
      <w:proofErr w:type="spellEnd"/>
      <w:r w:rsidR="00655428">
        <w:t xml:space="preserve">, uint16 </w:t>
      </w:r>
      <w:proofErr w:type="spellStart"/>
      <w:r w:rsidR="00655428">
        <w:t>len</w:t>
      </w:r>
      <w:proofErr w:type="spellEnd"/>
      <w:r w:rsidR="00655428">
        <w:t>, uint8 *</w:t>
      </w:r>
      <w:proofErr w:type="spellStart"/>
      <w:r w:rsidR="00655428">
        <w:t>buf</w:t>
      </w:r>
      <w:proofErr w:type="spellEnd"/>
      <w:r w:rsidR="00655428">
        <w:t>)</w:t>
      </w:r>
      <w:bookmarkEnd w:id="132"/>
    </w:p>
    <w:p w:rsidR="00655428" w:rsidRPr="00655428" w:rsidRDefault="00655428" w:rsidP="00655428">
      <w:pPr>
        <w:pStyle w:val="ae"/>
        <w:ind w:firstLine="448"/>
      </w:pPr>
      <w:r>
        <w:rPr>
          <w:rFonts w:hint="eastAsia"/>
        </w:rPr>
        <w:t>发送绑定</w:t>
      </w:r>
      <w:r>
        <w:t>控制命令到被绑定的目标设备。</w:t>
      </w:r>
    </w:p>
    <w:p w:rsidR="00655428" w:rsidRDefault="001A1344" w:rsidP="00655428">
      <w:pPr>
        <w:pStyle w:val="3"/>
      </w:pPr>
      <w:bookmarkStart w:id="133" w:name="_Toc455429239"/>
      <w:proofErr w:type="gramStart"/>
      <w:r w:rsidRPr="001A1344">
        <w:t>void</w:t>
      </w:r>
      <w:proofErr w:type="gramEnd"/>
      <w:r w:rsidRPr="001A1344">
        <w:t xml:space="preserve"> </w:t>
      </w:r>
      <w:proofErr w:type="spellStart"/>
      <w:r w:rsidRPr="001A1344">
        <w:t>WZCL_InBindingReqMessage</w:t>
      </w:r>
      <w:proofErr w:type="spellEnd"/>
      <w:r w:rsidRPr="001A1344">
        <w:t>(uint8 endpoint ,</w:t>
      </w:r>
      <w:proofErr w:type="spellStart"/>
      <w:r w:rsidRPr="001A1344">
        <w:t>cId_t</w:t>
      </w:r>
      <w:proofErr w:type="spellEnd"/>
      <w:r w:rsidRPr="001A1344">
        <w:t>* bindin</w:t>
      </w:r>
      <w:r w:rsidR="00655428">
        <w:t xml:space="preserve">gInClusters,uint8 </w:t>
      </w:r>
      <w:proofErr w:type="spellStart"/>
      <w:r w:rsidR="00655428">
        <w:t>clusterlists</w:t>
      </w:r>
      <w:proofErr w:type="spellEnd"/>
      <w:r w:rsidR="00655428">
        <w:t>)</w:t>
      </w:r>
      <w:bookmarkEnd w:id="133"/>
    </w:p>
    <w:p w:rsidR="00655428" w:rsidRDefault="00655428" w:rsidP="00655428">
      <w:pPr>
        <w:pStyle w:val="ae"/>
        <w:ind w:firstLine="448"/>
      </w:pPr>
      <w:r>
        <w:rPr>
          <w:rFonts w:hint="eastAsia"/>
        </w:rPr>
        <w:t>请求</w:t>
      </w:r>
      <w:r>
        <w:t>建立</w:t>
      </w:r>
      <w:r>
        <w:rPr>
          <w:rFonts w:hint="eastAsia"/>
        </w:rPr>
        <w:t>设备</w:t>
      </w:r>
      <w:r>
        <w:t>间的绑定，</w:t>
      </w:r>
      <w:r>
        <w:rPr>
          <w:rFonts w:hint="eastAsia"/>
        </w:rPr>
        <w:t>接收</w:t>
      </w:r>
      <w:r>
        <w:t>绑定控制命令的设备在建立设备间</w:t>
      </w:r>
      <w:r>
        <w:rPr>
          <w:rFonts w:hint="eastAsia"/>
        </w:rPr>
        <w:t>绑定</w:t>
      </w:r>
      <w:r>
        <w:t>时调用。</w:t>
      </w:r>
    </w:p>
    <w:p w:rsidR="00F46A74" w:rsidRPr="00655428" w:rsidRDefault="00F46A74" w:rsidP="00655428">
      <w:pPr>
        <w:pStyle w:val="ae"/>
        <w:ind w:firstLine="448"/>
      </w:pPr>
      <w:r>
        <w:rPr>
          <w:rFonts w:hint="eastAsia"/>
        </w:rPr>
        <w:t>具体</w:t>
      </w:r>
      <w:r>
        <w:t>使用</w:t>
      </w:r>
      <w:r>
        <w:rPr>
          <w:rFonts w:hint="eastAsia"/>
        </w:rPr>
        <w:t>方法</w:t>
      </w:r>
      <w:r>
        <w:t>，参考六路场景开关</w:t>
      </w:r>
      <w:proofErr w:type="spellStart"/>
      <w:r>
        <w:rPr>
          <w:rFonts w:hint="eastAsia"/>
        </w:rPr>
        <w:t>Scene</w:t>
      </w:r>
      <w:r>
        <w:t>Switch</w:t>
      </w:r>
      <w:proofErr w:type="spellEnd"/>
      <w:r>
        <w:rPr>
          <w:rFonts w:hint="eastAsia"/>
        </w:rPr>
        <w:t>项目的</w:t>
      </w:r>
      <w:r>
        <w:t>应用程序。</w:t>
      </w:r>
    </w:p>
    <w:p w:rsidR="001A1344" w:rsidRDefault="001A1344" w:rsidP="00655428">
      <w:pPr>
        <w:pStyle w:val="3"/>
      </w:pPr>
      <w:bookmarkStart w:id="134" w:name="_Toc455429240"/>
      <w:proofErr w:type="gramStart"/>
      <w:r w:rsidRPr="001A1344">
        <w:t>void</w:t>
      </w:r>
      <w:proofErr w:type="gramEnd"/>
      <w:r w:rsidRPr="001A1344">
        <w:t xml:space="preserve"> </w:t>
      </w:r>
      <w:proofErr w:type="spellStart"/>
      <w:r w:rsidRPr="001A1344">
        <w:t>WZCL_OutBindingReqMessage</w:t>
      </w:r>
      <w:proofErr w:type="spellEnd"/>
      <w:r w:rsidRPr="001A1344">
        <w:t>(uint8 endpoint ,</w:t>
      </w:r>
      <w:proofErr w:type="spellStart"/>
      <w:r w:rsidRPr="001A1344">
        <w:t>cId_t</w:t>
      </w:r>
      <w:proofErr w:type="spellEnd"/>
      <w:r w:rsidRPr="001A1344">
        <w:t>* binding</w:t>
      </w:r>
      <w:r w:rsidR="00655428">
        <w:t xml:space="preserve">OutClusters,uint8 </w:t>
      </w:r>
      <w:proofErr w:type="spellStart"/>
      <w:r w:rsidR="00655428">
        <w:t>clusterlists</w:t>
      </w:r>
      <w:proofErr w:type="spellEnd"/>
      <w:r w:rsidR="00655428">
        <w:t>)</w:t>
      </w:r>
      <w:bookmarkEnd w:id="134"/>
    </w:p>
    <w:p w:rsidR="00F46A74" w:rsidRPr="00F46A74" w:rsidRDefault="00655428" w:rsidP="00F46A74">
      <w:pPr>
        <w:pStyle w:val="ae"/>
        <w:ind w:firstLine="448"/>
      </w:pPr>
      <w:r>
        <w:rPr>
          <w:rFonts w:hint="eastAsia"/>
        </w:rPr>
        <w:t>请求</w:t>
      </w:r>
      <w:r>
        <w:t>建立</w:t>
      </w:r>
      <w:r>
        <w:rPr>
          <w:rFonts w:hint="eastAsia"/>
        </w:rPr>
        <w:t>设备</w:t>
      </w:r>
      <w:r>
        <w:t>间的绑定，</w:t>
      </w:r>
      <w:r>
        <w:rPr>
          <w:rFonts w:hint="eastAsia"/>
        </w:rPr>
        <w:t>发送</w:t>
      </w:r>
      <w:r>
        <w:t>绑定控制命令的设备在建立设备间</w:t>
      </w:r>
      <w:r>
        <w:rPr>
          <w:rFonts w:hint="eastAsia"/>
        </w:rPr>
        <w:t>绑定</w:t>
      </w:r>
      <w:r>
        <w:t>时调用。</w:t>
      </w:r>
      <w:r w:rsidR="00F46A74">
        <w:rPr>
          <w:rFonts w:hint="eastAsia"/>
        </w:rPr>
        <w:t>具体</w:t>
      </w:r>
      <w:r w:rsidR="00F46A74">
        <w:t>使用方法参考</w:t>
      </w:r>
      <w:r w:rsidR="00F46A74">
        <w:rPr>
          <w:rFonts w:hint="eastAsia"/>
        </w:rPr>
        <w:t>单</w:t>
      </w:r>
      <w:r w:rsidR="00F46A74">
        <w:t>/</w:t>
      </w:r>
      <w:r w:rsidR="00F46A74">
        <w:rPr>
          <w:rFonts w:hint="eastAsia"/>
        </w:rPr>
        <w:t>零</w:t>
      </w:r>
      <w:r w:rsidR="00F46A74">
        <w:t>火线开关</w:t>
      </w:r>
      <w:r w:rsidR="00F46A74">
        <w:rPr>
          <w:rFonts w:hint="eastAsia"/>
        </w:rPr>
        <w:t>项目</w:t>
      </w:r>
      <w:r w:rsidR="00F46A74">
        <w:t>的应用程序</w:t>
      </w:r>
    </w:p>
    <w:p w:rsidR="00ED76E0" w:rsidRDefault="00ED76E0" w:rsidP="00ED76E0"/>
    <w:p w:rsidR="00ED76E0" w:rsidRPr="00ED76E0" w:rsidRDefault="00ED76E0" w:rsidP="00ED76E0">
      <w:pPr>
        <w:sectPr w:rsidR="00ED76E0" w:rsidRPr="00ED76E0" w:rsidSect="00297E58">
          <w:pgSz w:w="11906" w:h="16838" w:code="9"/>
          <w:pgMar w:top="1418" w:right="1701" w:bottom="1418" w:left="1701" w:header="851" w:footer="851" w:gutter="0"/>
          <w:cols w:space="425"/>
          <w:docGrid w:type="linesAndChars" w:linePitch="350" w:charSpace="2824"/>
        </w:sectPr>
      </w:pPr>
    </w:p>
    <w:p w:rsidR="007E1985" w:rsidRDefault="009D1AC7" w:rsidP="009D1AC7">
      <w:pPr>
        <w:pStyle w:val="1"/>
        <w:spacing w:before="175" w:after="175"/>
      </w:pPr>
      <w:bookmarkStart w:id="135" w:name="_Toc455429241"/>
      <w:r>
        <w:rPr>
          <w:rFonts w:hint="eastAsia"/>
        </w:rPr>
        <w:lastRenderedPageBreak/>
        <w:t>基本</w:t>
      </w:r>
      <w:r>
        <w:t>功能</w:t>
      </w:r>
      <w:r w:rsidR="00EE769E">
        <w:rPr>
          <w:rFonts w:hint="eastAsia"/>
        </w:rPr>
        <w:t>开发</w:t>
      </w:r>
      <w:bookmarkEnd w:id="135"/>
    </w:p>
    <w:p w:rsidR="002A007B" w:rsidRDefault="002C7946" w:rsidP="002F2F5A">
      <w:pPr>
        <w:pStyle w:val="2"/>
      </w:pPr>
      <w:bookmarkStart w:id="136" w:name="_Toc455429242"/>
      <w:r>
        <w:rPr>
          <w:rFonts w:hint="eastAsia"/>
        </w:rPr>
        <w:t>设备</w:t>
      </w:r>
      <w:proofErr w:type="gramStart"/>
      <w:r>
        <w:t>加网</w:t>
      </w:r>
      <w:r>
        <w:rPr>
          <w:rFonts w:hint="eastAsia"/>
        </w:rPr>
        <w:t>退网</w:t>
      </w:r>
      <w:proofErr w:type="gramEnd"/>
      <w:r>
        <w:t>功能</w:t>
      </w:r>
      <w:bookmarkEnd w:id="136"/>
    </w:p>
    <w:p w:rsidR="00751787" w:rsidRPr="00751787" w:rsidRDefault="00D9209D" w:rsidP="00D9209D">
      <w:pPr>
        <w:pStyle w:val="ae"/>
        <w:ind w:firstLine="448"/>
      </w:pPr>
      <w:r>
        <w:rPr>
          <w:rFonts w:hint="eastAsia"/>
        </w:rPr>
        <w:t>设备</w:t>
      </w:r>
      <w:proofErr w:type="gramStart"/>
      <w:r>
        <w:rPr>
          <w:rFonts w:hint="eastAsia"/>
        </w:rPr>
        <w:t>加网</w:t>
      </w:r>
      <w:r>
        <w:t>退</w:t>
      </w:r>
      <w:r>
        <w:rPr>
          <w:rFonts w:hint="eastAsia"/>
        </w:rPr>
        <w:t>网</w:t>
      </w:r>
      <w:proofErr w:type="gramEnd"/>
      <w:r>
        <w:rPr>
          <w:rFonts w:hint="eastAsia"/>
        </w:rPr>
        <w:t>功能</w:t>
      </w:r>
      <w:r>
        <w:t>的描述仅</w:t>
      </w:r>
      <w:r w:rsidR="00751787">
        <w:rPr>
          <w:rFonts w:hint="eastAsia"/>
        </w:rPr>
        <w:t>对</w:t>
      </w:r>
      <w:r w:rsidR="00751787">
        <w:t>SmartRoomGlib-V1.0.1</w:t>
      </w:r>
      <w:r>
        <w:t>1</w:t>
      </w:r>
      <w:r>
        <w:rPr>
          <w:rFonts w:hint="eastAsia"/>
        </w:rPr>
        <w:t>之后的</w:t>
      </w:r>
      <w:r>
        <w:t>基础库有效，在这之前的基础库</w:t>
      </w:r>
      <w:r>
        <w:rPr>
          <w:rFonts w:hint="eastAsia"/>
        </w:rPr>
        <w:t>不在</w:t>
      </w:r>
      <w:r>
        <w:t>做详细的</w:t>
      </w:r>
      <w:r>
        <w:rPr>
          <w:rFonts w:hint="eastAsia"/>
        </w:rPr>
        <w:t>说明</w:t>
      </w:r>
      <w:r>
        <w:t>。</w:t>
      </w:r>
    </w:p>
    <w:p w:rsidR="005E5A7F" w:rsidRDefault="005E5A7F" w:rsidP="005E5A7F">
      <w:pPr>
        <w:pStyle w:val="3"/>
      </w:pPr>
      <w:bookmarkStart w:id="137" w:name="_Toc455429243"/>
      <w:r>
        <w:rPr>
          <w:rFonts w:hint="eastAsia"/>
        </w:rPr>
        <w:t>老产品</w:t>
      </w:r>
      <w:proofErr w:type="gramStart"/>
      <w:r>
        <w:rPr>
          <w:rFonts w:hint="eastAsia"/>
        </w:rPr>
        <w:t>加网退网</w:t>
      </w:r>
      <w:proofErr w:type="gramEnd"/>
      <w:r>
        <w:t>方式</w:t>
      </w:r>
      <w:bookmarkEnd w:id="137"/>
    </w:p>
    <w:p w:rsidR="005E5A7F" w:rsidRPr="00665F0B" w:rsidRDefault="005E5A7F" w:rsidP="00665F0B">
      <w:pPr>
        <w:pStyle w:val="ae"/>
        <w:ind w:firstLine="448"/>
      </w:pPr>
      <w:r>
        <w:rPr>
          <w:rFonts w:hint="eastAsia"/>
        </w:rPr>
        <w:t>使用老产品</w:t>
      </w:r>
      <w:proofErr w:type="gramStart"/>
      <w:r>
        <w:rPr>
          <w:rFonts w:hint="eastAsia"/>
        </w:rPr>
        <w:t>加网退网</w:t>
      </w:r>
      <w:proofErr w:type="gramEnd"/>
      <w:r>
        <w:t>方式</w:t>
      </w:r>
      <w:r>
        <w:rPr>
          <w:rFonts w:hint="eastAsia"/>
        </w:rPr>
        <w:t>的</w:t>
      </w:r>
      <w:r>
        <w:t>主要是</w:t>
      </w:r>
      <w:r>
        <w:rPr>
          <w:rFonts w:hint="eastAsia"/>
        </w:rPr>
        <w:t>库房</w:t>
      </w:r>
      <w:r>
        <w:t>升级产品，</w:t>
      </w:r>
      <w:r w:rsidR="00665F0B">
        <w:t>Top47</w:t>
      </w:r>
      <w:r w:rsidR="00665F0B">
        <w:rPr>
          <w:rFonts w:hint="eastAsia"/>
        </w:rPr>
        <w:t>产品以及</w:t>
      </w:r>
      <w:r w:rsidR="00665F0B">
        <w:t>新研发产品</w:t>
      </w:r>
      <w:r w:rsidR="00665F0B">
        <w:rPr>
          <w:rFonts w:hint="eastAsia"/>
        </w:rPr>
        <w:t>不适用该种</w:t>
      </w:r>
      <w:r w:rsidR="00665F0B">
        <w:t>设备</w:t>
      </w:r>
      <w:proofErr w:type="gramStart"/>
      <w:r w:rsidR="00665F0B">
        <w:t>加网退网</w:t>
      </w:r>
      <w:proofErr w:type="gramEnd"/>
      <w:r w:rsidR="00665F0B">
        <w:t>方式。</w:t>
      </w:r>
    </w:p>
    <w:p w:rsidR="005037F5" w:rsidRDefault="005037F5" w:rsidP="005E5A7F">
      <w:pPr>
        <w:pStyle w:val="4"/>
      </w:pPr>
      <w:bookmarkStart w:id="138" w:name="_Toc455429244"/>
      <w:r>
        <w:rPr>
          <w:rFonts w:hint="eastAsia"/>
        </w:rPr>
        <w:t>快按</w:t>
      </w:r>
      <w:r>
        <w:t>SET</w:t>
      </w:r>
      <w:r>
        <w:rPr>
          <w:rFonts w:hint="eastAsia"/>
        </w:rPr>
        <w:t>键</w:t>
      </w:r>
      <w:r>
        <w:t>四次</w:t>
      </w:r>
      <w:r>
        <w:rPr>
          <w:rFonts w:hint="eastAsia"/>
        </w:rPr>
        <w:t>入网</w:t>
      </w:r>
      <w:r>
        <w:t>，</w:t>
      </w:r>
      <w:proofErr w:type="gramStart"/>
      <w:r>
        <w:t>长按</w:t>
      </w:r>
      <w:proofErr w:type="gramEnd"/>
      <w:r>
        <w:t>SET</w:t>
      </w:r>
      <w:r>
        <w:rPr>
          <w:rFonts w:hint="eastAsia"/>
        </w:rPr>
        <w:t>键</w:t>
      </w:r>
      <w:r>
        <w:rPr>
          <w:rFonts w:hint="eastAsia"/>
        </w:rPr>
        <w:t>10</w:t>
      </w:r>
      <w:r>
        <w:t>s</w:t>
      </w:r>
      <w:r>
        <w:rPr>
          <w:rFonts w:hint="eastAsia"/>
        </w:rPr>
        <w:t>退网</w:t>
      </w:r>
      <w:r>
        <w:t>方式</w:t>
      </w:r>
      <w:bookmarkEnd w:id="138"/>
    </w:p>
    <w:p w:rsidR="005037F5" w:rsidRDefault="005037F5" w:rsidP="00FA1318">
      <w:pPr>
        <w:pStyle w:val="ae"/>
        <w:ind w:firstLine="448"/>
      </w:pPr>
      <w:r>
        <w:rPr>
          <w:rFonts w:hint="eastAsia"/>
        </w:rPr>
        <w:t>使用</w:t>
      </w:r>
      <w:r>
        <w:t>这种</w:t>
      </w:r>
      <w:proofErr w:type="gramStart"/>
      <w:r>
        <w:t>加网退网</w:t>
      </w:r>
      <w:proofErr w:type="gramEnd"/>
      <w:r>
        <w:t>方式时需要</w:t>
      </w:r>
      <w:r>
        <w:rPr>
          <w:rFonts w:hint="eastAsia"/>
        </w:rPr>
        <w:t>在</w:t>
      </w:r>
      <w:r>
        <w:t>预处理中定义宏</w:t>
      </w:r>
      <w:r w:rsidR="000A0F3F" w:rsidRPr="000A0F3F">
        <w:t>HOLD_AUTO_START</w:t>
      </w:r>
      <w:r w:rsidR="000A0F3F">
        <w:rPr>
          <w:rFonts w:hint="eastAsia"/>
        </w:rPr>
        <w:t>，</w:t>
      </w:r>
      <w:r w:rsidR="000A0F3F">
        <w:t>如下图</w:t>
      </w:r>
      <w:r w:rsidR="000A0F3F">
        <w:rPr>
          <w:rFonts w:hint="eastAsia"/>
        </w:rPr>
        <w:t>6-1</w:t>
      </w:r>
      <w:r w:rsidR="000A0F3F">
        <w:t>所示</w:t>
      </w:r>
    </w:p>
    <w:p w:rsidR="000A0F3F" w:rsidRDefault="000A0F3F" w:rsidP="000A0F3F">
      <w:pPr>
        <w:jc w:val="center"/>
      </w:pPr>
      <w:r>
        <w:rPr>
          <w:noProof/>
        </w:rPr>
        <w:drawing>
          <wp:inline distT="0" distB="0" distL="0" distR="0" wp14:anchorId="276A131B" wp14:editId="5FB6C393">
            <wp:extent cx="2679590" cy="2391782"/>
            <wp:effectExtent l="0" t="0" r="698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0848" cy="2410757"/>
                    </a:xfrm>
                    <a:prstGeom prst="rect">
                      <a:avLst/>
                    </a:prstGeom>
                  </pic:spPr>
                </pic:pic>
              </a:graphicData>
            </a:graphic>
          </wp:inline>
        </w:drawing>
      </w:r>
    </w:p>
    <w:p w:rsidR="000A0F3F" w:rsidRPr="005037F5" w:rsidRDefault="000A0F3F" w:rsidP="000A0F3F">
      <w:pPr>
        <w:pStyle w:val="af9"/>
      </w:pPr>
      <w:r>
        <w:rPr>
          <w:rFonts w:hint="eastAsia"/>
        </w:rPr>
        <w:t>图</w:t>
      </w:r>
      <w:r>
        <w:rPr>
          <w:rFonts w:hint="eastAsia"/>
        </w:rPr>
        <w:t>6</w:t>
      </w:r>
      <w:r>
        <w:t xml:space="preserve">-1 </w:t>
      </w:r>
      <w:proofErr w:type="gramStart"/>
      <w:r>
        <w:rPr>
          <w:rFonts w:hint="eastAsia"/>
        </w:rPr>
        <w:t>加网</w:t>
      </w:r>
      <w:r>
        <w:t>退网</w:t>
      </w:r>
      <w:proofErr w:type="gramEnd"/>
      <w:r>
        <w:rPr>
          <w:rFonts w:hint="eastAsia"/>
        </w:rPr>
        <w:t>方式</w:t>
      </w:r>
      <w:r>
        <w:t>HOLD_AUTO_START</w:t>
      </w:r>
      <w:r>
        <w:rPr>
          <w:rFonts w:hint="eastAsia"/>
        </w:rPr>
        <w:t>定义</w:t>
      </w:r>
    </w:p>
    <w:p w:rsidR="001156C2" w:rsidRPr="001156C2" w:rsidRDefault="00755683" w:rsidP="005E5A7F">
      <w:pPr>
        <w:pStyle w:val="4"/>
      </w:pPr>
      <w:bookmarkStart w:id="139" w:name="_通用加网退网操作"/>
      <w:bookmarkStart w:id="140" w:name="_Toc455429245"/>
      <w:bookmarkEnd w:id="139"/>
      <w:r>
        <w:rPr>
          <w:rFonts w:hint="eastAsia"/>
        </w:rPr>
        <w:t>通用</w:t>
      </w:r>
      <w:proofErr w:type="gramStart"/>
      <w:r>
        <w:rPr>
          <w:rFonts w:hint="eastAsia"/>
        </w:rPr>
        <w:t>加网退网</w:t>
      </w:r>
      <w:proofErr w:type="gramEnd"/>
      <w:r>
        <w:t>操作</w:t>
      </w:r>
      <w:bookmarkEnd w:id="140"/>
    </w:p>
    <w:p w:rsidR="00A06448" w:rsidRPr="00160114" w:rsidRDefault="008064EC" w:rsidP="00160114">
      <w:pPr>
        <w:pStyle w:val="ae"/>
        <w:ind w:firstLine="448"/>
      </w:pPr>
      <w:r w:rsidRPr="00160114">
        <w:rPr>
          <w:rFonts w:hint="eastAsia"/>
        </w:rPr>
        <w:t>针对</w:t>
      </w:r>
      <w:r w:rsidRPr="00160114">
        <w:t>我司大多数</w:t>
      </w:r>
      <w:r w:rsidRPr="00160114">
        <w:rPr>
          <w:rFonts w:hint="eastAsia"/>
        </w:rPr>
        <w:t>产品</w:t>
      </w:r>
      <w:r w:rsidR="00852E72">
        <w:rPr>
          <w:rFonts w:hint="eastAsia"/>
        </w:rPr>
        <w:t>老</w:t>
      </w:r>
      <w:r w:rsidRPr="00160114">
        <w:t>而言，使用的是快按</w:t>
      </w:r>
      <w:r w:rsidRPr="00160114">
        <w:t>SET</w:t>
      </w:r>
      <w:r w:rsidRPr="00160114">
        <w:rPr>
          <w:rFonts w:hint="eastAsia"/>
        </w:rPr>
        <w:t>键</w:t>
      </w:r>
      <w:r w:rsidRPr="00160114">
        <w:t>四次入网，</w:t>
      </w:r>
      <w:proofErr w:type="gramStart"/>
      <w:r w:rsidRPr="00160114">
        <w:t>长按</w:t>
      </w:r>
      <w:proofErr w:type="gramEnd"/>
      <w:r w:rsidRPr="00160114">
        <w:t>SET</w:t>
      </w:r>
      <w:r w:rsidRPr="00160114">
        <w:rPr>
          <w:rFonts w:hint="eastAsia"/>
        </w:rPr>
        <w:t>键</w:t>
      </w:r>
      <w:r w:rsidRPr="00160114">
        <w:rPr>
          <w:rFonts w:hint="eastAsia"/>
        </w:rPr>
        <w:t>10</w:t>
      </w:r>
      <w:r w:rsidRPr="00160114">
        <w:t>s</w:t>
      </w:r>
      <w:r w:rsidRPr="00160114">
        <w:rPr>
          <w:rFonts w:hint="eastAsia"/>
        </w:rPr>
        <w:t>退网</w:t>
      </w:r>
      <w:r w:rsidRPr="00160114">
        <w:t>的机制</w:t>
      </w:r>
      <w:r w:rsidRPr="00160114">
        <w:rPr>
          <w:rFonts w:hint="eastAsia"/>
        </w:rPr>
        <w:t>，因此</w:t>
      </w:r>
      <w:r w:rsidRPr="00160114">
        <w:t>对于一般产品而言使用</w:t>
      </w:r>
      <w:r w:rsidRPr="00160114">
        <w:rPr>
          <w:rFonts w:hint="eastAsia"/>
        </w:rPr>
        <w:t>在</w:t>
      </w:r>
      <w:proofErr w:type="spellStart"/>
      <w:r w:rsidR="00A06448" w:rsidRPr="00160114">
        <w:t>UserAppHandleKeys</w:t>
      </w:r>
      <w:proofErr w:type="spellEnd"/>
      <w:r w:rsidR="00A06448" w:rsidRPr="00160114">
        <w:rPr>
          <w:rFonts w:hint="eastAsia"/>
        </w:rPr>
        <w:t>(</w:t>
      </w:r>
      <w:r w:rsidR="00A06448" w:rsidRPr="00160114">
        <w:t>uint8 shift, uint8 keys</w:t>
      </w:r>
      <w:r w:rsidR="00A06448" w:rsidRPr="00160114">
        <w:rPr>
          <w:rFonts w:hint="eastAsia"/>
        </w:rPr>
        <w:t>)</w:t>
      </w:r>
      <w:r w:rsidR="00A06448" w:rsidRPr="00160114">
        <w:rPr>
          <w:rFonts w:hint="eastAsia"/>
        </w:rPr>
        <w:t>函数</w:t>
      </w:r>
      <w:r w:rsidR="00A06448" w:rsidRPr="00160114">
        <w:t>中</w:t>
      </w:r>
      <w:r w:rsidR="00A06448" w:rsidRPr="00160114">
        <w:rPr>
          <w:rFonts w:hint="eastAsia"/>
        </w:rPr>
        <w:t>直</w:t>
      </w:r>
      <w:proofErr w:type="gramStart"/>
      <w:r w:rsidR="00A06448" w:rsidRPr="00160114">
        <w:rPr>
          <w:rFonts w:hint="eastAsia"/>
        </w:rPr>
        <w:t>接</w:t>
      </w:r>
      <w:r w:rsidR="00A06448" w:rsidRPr="00160114">
        <w:t>使用</w:t>
      </w:r>
      <w:proofErr w:type="gramEnd"/>
      <w:r w:rsidR="00A06448" w:rsidRPr="00160114">
        <w:t>如下的</w:t>
      </w:r>
      <w:r w:rsidR="00A06448" w:rsidRPr="00160114">
        <w:rPr>
          <w:rFonts w:hint="eastAsia"/>
        </w:rPr>
        <w:t>代码</w:t>
      </w:r>
      <w:r w:rsidR="00A06448" w:rsidRPr="00160114">
        <w:t>段即可实现通用的</w:t>
      </w:r>
      <w:proofErr w:type="gramStart"/>
      <w:r w:rsidR="00A06448" w:rsidRPr="00160114">
        <w:rPr>
          <w:rFonts w:hint="eastAsia"/>
        </w:rPr>
        <w:t>加网</w:t>
      </w:r>
      <w:r w:rsidR="00A06448" w:rsidRPr="00160114">
        <w:t>退网</w:t>
      </w:r>
      <w:proofErr w:type="gramEnd"/>
      <w:r w:rsidR="00A06448" w:rsidRPr="00160114">
        <w:t>操作</w:t>
      </w:r>
      <w:r w:rsidR="00160114" w:rsidRPr="00160114">
        <w:rPr>
          <w:rFonts w:hint="eastAsia"/>
        </w:rPr>
        <w:t>，</w:t>
      </w:r>
      <w:proofErr w:type="spellStart"/>
      <w:r w:rsidR="00852E72">
        <w:rPr>
          <w:rStyle w:val="af0"/>
          <w:i w:val="0"/>
          <w:iCs w:val="0"/>
        </w:rPr>
        <w:t>UserApp</w:t>
      </w:r>
      <w:r w:rsidR="00160114" w:rsidRPr="00160114">
        <w:rPr>
          <w:rStyle w:val="af0"/>
          <w:i w:val="0"/>
          <w:iCs w:val="0"/>
        </w:rPr>
        <w:t>ProcessKeyNwkAction</w:t>
      </w:r>
      <w:proofErr w:type="spellEnd"/>
      <w:r w:rsidR="00160114" w:rsidRPr="00160114">
        <w:rPr>
          <w:rStyle w:val="af0"/>
          <w:i w:val="0"/>
          <w:iCs w:val="0"/>
        </w:rPr>
        <w:t>()</w:t>
      </w:r>
      <w:r w:rsidR="00160114" w:rsidRPr="00160114">
        <w:rPr>
          <w:rStyle w:val="af0"/>
          <w:rFonts w:hint="eastAsia"/>
          <w:i w:val="0"/>
          <w:iCs w:val="0"/>
        </w:rPr>
        <w:t>中</w:t>
      </w:r>
      <w:r w:rsidR="00160114" w:rsidRPr="00160114">
        <w:rPr>
          <w:rStyle w:val="af0"/>
          <w:i w:val="0"/>
          <w:iCs w:val="0"/>
        </w:rPr>
        <w:t>已经集成了</w:t>
      </w:r>
      <w:r w:rsidR="00160114" w:rsidRPr="00160114">
        <w:rPr>
          <w:rStyle w:val="af0"/>
          <w:rFonts w:hint="eastAsia"/>
          <w:i w:val="0"/>
          <w:iCs w:val="0"/>
        </w:rPr>
        <w:t>入网</w:t>
      </w:r>
      <w:r w:rsidR="00160114" w:rsidRPr="00160114">
        <w:rPr>
          <w:rStyle w:val="af0"/>
          <w:i w:val="0"/>
          <w:iCs w:val="0"/>
        </w:rPr>
        <w:t>退网的操作，用户只需要</w:t>
      </w:r>
      <w:r w:rsidR="00160114" w:rsidRPr="00160114">
        <w:rPr>
          <w:rStyle w:val="af0"/>
          <w:rFonts w:hint="eastAsia"/>
          <w:i w:val="0"/>
          <w:iCs w:val="0"/>
        </w:rPr>
        <w:t>在</w:t>
      </w:r>
      <w:proofErr w:type="spellStart"/>
      <w:r w:rsidR="00160114" w:rsidRPr="00160114">
        <w:rPr>
          <w:rStyle w:val="af0"/>
          <w:rFonts w:hint="eastAsia"/>
          <w:i w:val="0"/>
          <w:iCs w:val="0"/>
        </w:rPr>
        <w:t>xxxx_key.c</w:t>
      </w:r>
      <w:proofErr w:type="spellEnd"/>
      <w:r w:rsidR="00160114" w:rsidRPr="00160114">
        <w:rPr>
          <w:rStyle w:val="af0"/>
          <w:rFonts w:hint="eastAsia"/>
          <w:i w:val="0"/>
          <w:iCs w:val="0"/>
        </w:rPr>
        <w:t>和</w:t>
      </w:r>
      <w:proofErr w:type="spellStart"/>
      <w:r w:rsidR="00160114" w:rsidRPr="00160114">
        <w:rPr>
          <w:rStyle w:val="af0"/>
          <w:rFonts w:hint="eastAsia"/>
          <w:i w:val="0"/>
          <w:iCs w:val="0"/>
        </w:rPr>
        <w:t>xxxx</w:t>
      </w:r>
      <w:r w:rsidR="00160114" w:rsidRPr="00160114">
        <w:rPr>
          <w:rStyle w:val="af0"/>
          <w:i w:val="0"/>
          <w:iCs w:val="0"/>
        </w:rPr>
        <w:t>BoardCfg.h</w:t>
      </w:r>
      <w:proofErr w:type="spellEnd"/>
      <w:r w:rsidR="005A512F">
        <w:rPr>
          <w:rStyle w:val="af0"/>
          <w:rFonts w:hint="eastAsia"/>
          <w:i w:val="0"/>
          <w:iCs w:val="0"/>
        </w:rPr>
        <w:t>文件</w:t>
      </w:r>
      <w:r w:rsidR="00160114" w:rsidRPr="00160114">
        <w:rPr>
          <w:rStyle w:val="af0"/>
          <w:rFonts w:hint="eastAsia"/>
          <w:i w:val="0"/>
          <w:iCs w:val="0"/>
        </w:rPr>
        <w:t>中写好</w:t>
      </w:r>
      <w:r w:rsidR="00160114" w:rsidRPr="00160114">
        <w:rPr>
          <w:rStyle w:val="af0"/>
          <w:rFonts w:hint="eastAsia"/>
          <w:i w:val="0"/>
          <w:iCs w:val="0"/>
        </w:rPr>
        <w:t>SW_1</w:t>
      </w:r>
      <w:r w:rsidR="00160114" w:rsidRPr="00160114">
        <w:rPr>
          <w:rStyle w:val="af0"/>
          <w:rFonts w:hint="eastAsia"/>
          <w:i w:val="0"/>
          <w:iCs w:val="0"/>
        </w:rPr>
        <w:t>对应</w:t>
      </w:r>
      <w:r w:rsidR="00160114" w:rsidRPr="00160114">
        <w:rPr>
          <w:rStyle w:val="af0"/>
          <w:i w:val="0"/>
          <w:iCs w:val="0"/>
        </w:rPr>
        <w:t>的底层检测驱动和引脚配置就可以了</w:t>
      </w:r>
      <w:r w:rsidR="00A06448" w:rsidRPr="00160114">
        <w:t>。</w:t>
      </w:r>
    </w:p>
    <w:p w:rsidR="00A06448" w:rsidRPr="00F45981" w:rsidRDefault="00A06448" w:rsidP="00A06448">
      <w:pPr>
        <w:rPr>
          <w:rStyle w:val="af0"/>
          <w:shd w:val="pct15" w:color="auto" w:fill="FFFFFF"/>
        </w:rPr>
      </w:pPr>
      <w:proofErr w:type="gramStart"/>
      <w:r w:rsidRPr="00F45981">
        <w:rPr>
          <w:rStyle w:val="af0"/>
          <w:shd w:val="pct15" w:color="auto" w:fill="FFFFFF"/>
        </w:rPr>
        <w:t>if(</w:t>
      </w:r>
      <w:proofErr w:type="gramEnd"/>
      <w:r w:rsidRPr="00F45981">
        <w:rPr>
          <w:rStyle w:val="af0"/>
          <w:shd w:val="pct15" w:color="auto" w:fill="FFFFFF"/>
        </w:rPr>
        <w:t>keys &amp; HAL_KEY_SW_1)</w:t>
      </w:r>
    </w:p>
    <w:p w:rsidR="00A06448" w:rsidRPr="00F45981" w:rsidRDefault="00A06448" w:rsidP="00A06448">
      <w:pPr>
        <w:rPr>
          <w:rStyle w:val="af0"/>
          <w:shd w:val="pct15" w:color="auto" w:fill="FFFFFF"/>
        </w:rPr>
      </w:pPr>
      <w:r w:rsidRPr="00F45981">
        <w:rPr>
          <w:rStyle w:val="af0"/>
          <w:shd w:val="pct15" w:color="auto" w:fill="FFFFFF"/>
        </w:rPr>
        <w:t>{</w:t>
      </w:r>
    </w:p>
    <w:p w:rsidR="00A06448" w:rsidRPr="00F45981" w:rsidRDefault="00852E72" w:rsidP="00A06448">
      <w:pPr>
        <w:ind w:firstLineChars="200" w:firstLine="448"/>
        <w:rPr>
          <w:rStyle w:val="af0"/>
          <w:shd w:val="pct15" w:color="auto" w:fill="FFFFFF"/>
        </w:rPr>
      </w:pPr>
      <w:proofErr w:type="spellStart"/>
      <w:r w:rsidRPr="00F45981">
        <w:rPr>
          <w:rStyle w:val="af0"/>
          <w:iCs w:val="0"/>
          <w:shd w:val="pct15" w:color="auto" w:fill="FFFFFF"/>
        </w:rPr>
        <w:t>UserAppProcessKeyNwkAction</w:t>
      </w:r>
      <w:proofErr w:type="spellEnd"/>
      <w:r w:rsidRPr="00F45981">
        <w:rPr>
          <w:rStyle w:val="af0"/>
          <w:shd w:val="pct15" w:color="auto" w:fill="FFFFFF"/>
        </w:rPr>
        <w:t xml:space="preserve"> </w:t>
      </w:r>
      <w:r w:rsidR="00A06448" w:rsidRPr="00F45981">
        <w:rPr>
          <w:rStyle w:val="af0"/>
          <w:shd w:val="pct15" w:color="auto" w:fill="FFFFFF"/>
        </w:rPr>
        <w:t>();</w:t>
      </w:r>
    </w:p>
    <w:p w:rsidR="008064EC" w:rsidRPr="00F45981" w:rsidRDefault="00A06448" w:rsidP="00A06448">
      <w:pPr>
        <w:rPr>
          <w:rStyle w:val="af0"/>
          <w:shd w:val="pct15" w:color="auto" w:fill="FFFFFF"/>
        </w:rPr>
      </w:pPr>
      <w:r w:rsidRPr="00F45981">
        <w:rPr>
          <w:rStyle w:val="af0"/>
          <w:shd w:val="pct15" w:color="auto" w:fill="FFFFFF"/>
        </w:rPr>
        <w:t>}</w:t>
      </w:r>
    </w:p>
    <w:p w:rsidR="00852E72" w:rsidRPr="00852E72" w:rsidRDefault="00852E72" w:rsidP="00852E72">
      <w:pPr>
        <w:pStyle w:val="ae"/>
        <w:ind w:firstLine="448"/>
        <w:rPr>
          <w:rStyle w:val="af0"/>
          <w:i w:val="0"/>
          <w:iCs w:val="0"/>
        </w:rPr>
      </w:pPr>
      <w:r w:rsidRPr="00852E72">
        <w:rPr>
          <w:rStyle w:val="af0"/>
          <w:rFonts w:hint="eastAsia"/>
          <w:i w:val="0"/>
          <w:iCs w:val="0"/>
        </w:rPr>
        <w:t>对于</w:t>
      </w:r>
      <w:r w:rsidRPr="00852E72">
        <w:rPr>
          <w:rStyle w:val="af0"/>
          <w:i w:val="0"/>
          <w:iCs w:val="0"/>
        </w:rPr>
        <w:t>一些加</w:t>
      </w:r>
      <w:proofErr w:type="gramStart"/>
      <w:r w:rsidRPr="00852E72">
        <w:rPr>
          <w:rStyle w:val="af0"/>
          <w:i w:val="0"/>
          <w:iCs w:val="0"/>
        </w:rPr>
        <w:t>网退网操作</w:t>
      </w:r>
      <w:proofErr w:type="gramEnd"/>
      <w:r w:rsidRPr="00852E72">
        <w:rPr>
          <w:rStyle w:val="af0"/>
          <w:i w:val="0"/>
          <w:iCs w:val="0"/>
        </w:rPr>
        <w:t>有变化的</w:t>
      </w:r>
      <w:r>
        <w:rPr>
          <w:rStyle w:val="af0"/>
          <w:rFonts w:hint="eastAsia"/>
          <w:i w:val="0"/>
          <w:iCs w:val="0"/>
        </w:rPr>
        <w:t>个别</w:t>
      </w:r>
      <w:r w:rsidRPr="00852E72">
        <w:rPr>
          <w:rStyle w:val="af0"/>
          <w:i w:val="0"/>
          <w:iCs w:val="0"/>
        </w:rPr>
        <w:t>特定</w:t>
      </w:r>
      <w:r>
        <w:rPr>
          <w:rStyle w:val="af0"/>
          <w:rFonts w:hint="eastAsia"/>
          <w:i w:val="0"/>
          <w:iCs w:val="0"/>
        </w:rPr>
        <w:t>的</w:t>
      </w:r>
      <w:r w:rsidRPr="00852E72">
        <w:rPr>
          <w:rStyle w:val="af0"/>
          <w:i w:val="0"/>
          <w:iCs w:val="0"/>
        </w:rPr>
        <w:t>产品，开发者可</w:t>
      </w:r>
      <w:r>
        <w:rPr>
          <w:rStyle w:val="af0"/>
          <w:rFonts w:hint="eastAsia"/>
          <w:i w:val="0"/>
          <w:iCs w:val="0"/>
        </w:rPr>
        <w:t>针对性</w:t>
      </w:r>
      <w:r>
        <w:rPr>
          <w:rStyle w:val="af0"/>
          <w:i w:val="0"/>
          <w:iCs w:val="0"/>
        </w:rPr>
        <w:t>的</w:t>
      </w:r>
      <w:r w:rsidRPr="00852E72">
        <w:rPr>
          <w:rStyle w:val="af0"/>
          <w:i w:val="0"/>
          <w:iCs w:val="0"/>
        </w:rPr>
        <w:t>自行修改</w:t>
      </w:r>
      <w:proofErr w:type="spellStart"/>
      <w:r w:rsidRPr="00852E72">
        <w:rPr>
          <w:rStyle w:val="af0"/>
          <w:i w:val="0"/>
          <w:iCs w:val="0"/>
        </w:rPr>
        <w:t>UserAppProcessKeyNwkAction</w:t>
      </w:r>
      <w:proofErr w:type="spellEnd"/>
      <w:r w:rsidRPr="00852E72">
        <w:rPr>
          <w:rStyle w:val="af0"/>
          <w:rFonts w:hint="eastAsia"/>
          <w:i w:val="0"/>
          <w:iCs w:val="0"/>
        </w:rPr>
        <w:t>()</w:t>
      </w:r>
      <w:r>
        <w:rPr>
          <w:rStyle w:val="af0"/>
          <w:rFonts w:hint="eastAsia"/>
          <w:i w:val="0"/>
          <w:iCs w:val="0"/>
        </w:rPr>
        <w:t>中</w:t>
      </w:r>
      <w:r>
        <w:rPr>
          <w:rStyle w:val="af0"/>
          <w:i w:val="0"/>
          <w:iCs w:val="0"/>
        </w:rPr>
        <w:t>的加</w:t>
      </w:r>
      <w:proofErr w:type="gramStart"/>
      <w:r>
        <w:rPr>
          <w:rStyle w:val="af0"/>
          <w:i w:val="0"/>
          <w:iCs w:val="0"/>
        </w:rPr>
        <w:t>网退网操作</w:t>
      </w:r>
      <w:proofErr w:type="gramEnd"/>
      <w:r w:rsidR="00B37D14">
        <w:rPr>
          <w:rStyle w:val="af0"/>
          <w:rFonts w:hint="eastAsia"/>
          <w:i w:val="0"/>
          <w:iCs w:val="0"/>
        </w:rPr>
        <w:t>功能</w:t>
      </w:r>
      <w:r>
        <w:rPr>
          <w:rStyle w:val="af0"/>
          <w:i w:val="0"/>
          <w:iCs w:val="0"/>
        </w:rPr>
        <w:t>。</w:t>
      </w:r>
    </w:p>
    <w:p w:rsidR="00B27F08" w:rsidRDefault="00B27F08" w:rsidP="00B27F08">
      <w:pPr>
        <w:pStyle w:val="4"/>
      </w:pPr>
      <w:bookmarkStart w:id="141" w:name="_Toc455429246"/>
      <w:r>
        <w:rPr>
          <w:rFonts w:hint="eastAsia"/>
        </w:rPr>
        <w:lastRenderedPageBreak/>
        <w:t>上电</w:t>
      </w:r>
      <w:r>
        <w:t>自动</w:t>
      </w:r>
      <w:r>
        <w:rPr>
          <w:rFonts w:hint="eastAsia"/>
        </w:rPr>
        <w:t>加网</w:t>
      </w:r>
      <w:r>
        <w:t>操作</w:t>
      </w:r>
      <w:bookmarkEnd w:id="141"/>
    </w:p>
    <w:p w:rsidR="00B27F08" w:rsidRDefault="00B27F08" w:rsidP="00B27F08">
      <w:pPr>
        <w:pStyle w:val="ae"/>
        <w:ind w:firstLine="448"/>
        <w:rPr>
          <w:rStyle w:val="af0"/>
          <w:i w:val="0"/>
          <w:iCs w:val="0"/>
        </w:rPr>
      </w:pPr>
      <w:r w:rsidRPr="0051738E">
        <w:rPr>
          <w:rStyle w:val="af0"/>
          <w:rFonts w:hint="eastAsia"/>
          <w:i w:val="0"/>
          <w:iCs w:val="0"/>
        </w:rPr>
        <w:t>上电</w:t>
      </w:r>
      <w:r w:rsidRPr="0051738E">
        <w:rPr>
          <w:rStyle w:val="af0"/>
          <w:i w:val="0"/>
          <w:iCs w:val="0"/>
        </w:rPr>
        <w:t>自动加</w:t>
      </w:r>
      <w:proofErr w:type="gramStart"/>
      <w:r w:rsidRPr="0051738E">
        <w:rPr>
          <w:rStyle w:val="af0"/>
          <w:i w:val="0"/>
          <w:iCs w:val="0"/>
        </w:rPr>
        <w:t>网操作</w:t>
      </w:r>
      <w:proofErr w:type="gramEnd"/>
      <w:r w:rsidRPr="0051738E">
        <w:rPr>
          <w:rStyle w:val="af0"/>
          <w:rFonts w:hint="eastAsia"/>
          <w:i w:val="0"/>
          <w:iCs w:val="0"/>
        </w:rPr>
        <w:t>是一些</w:t>
      </w:r>
      <w:r w:rsidRPr="0051738E">
        <w:rPr>
          <w:rStyle w:val="af0"/>
          <w:i w:val="0"/>
          <w:iCs w:val="0"/>
        </w:rPr>
        <w:t>灯具类设备，内嵌式开关</w:t>
      </w:r>
      <w:r w:rsidRPr="0051738E">
        <w:rPr>
          <w:rStyle w:val="af0"/>
          <w:rFonts w:hint="eastAsia"/>
          <w:i w:val="0"/>
          <w:iCs w:val="0"/>
        </w:rPr>
        <w:t>类</w:t>
      </w:r>
      <w:r w:rsidRPr="0051738E">
        <w:rPr>
          <w:rStyle w:val="af0"/>
          <w:i w:val="0"/>
          <w:iCs w:val="0"/>
        </w:rPr>
        <w:t>设备所用的加网方式，这类设备如需要实现上电自动加网，仅仅需要</w:t>
      </w:r>
      <w:r>
        <w:rPr>
          <w:rStyle w:val="af0"/>
          <w:rFonts w:hint="eastAsia"/>
          <w:i w:val="0"/>
          <w:iCs w:val="0"/>
        </w:rPr>
        <w:t>将</w:t>
      </w:r>
      <w:proofErr w:type="spellStart"/>
      <w:r>
        <w:t>UserAppAutoStartNwk</w:t>
      </w:r>
      <w:proofErr w:type="spellEnd"/>
      <w:r>
        <w:rPr>
          <w:rFonts w:hint="eastAsia"/>
        </w:rPr>
        <w:t>()</w:t>
      </w:r>
      <w:r>
        <w:rPr>
          <w:rFonts w:hint="eastAsia"/>
        </w:rPr>
        <w:t>函数</w:t>
      </w:r>
      <w:r>
        <w:t>的返回值设定为</w:t>
      </w:r>
      <w:r>
        <w:t>TRUE</w:t>
      </w:r>
      <w:r>
        <w:rPr>
          <w:rFonts w:hint="eastAsia"/>
        </w:rPr>
        <w:t>设备就会</w:t>
      </w:r>
      <w:r>
        <w:t>在上电后自动进行</w:t>
      </w:r>
      <w:r>
        <w:rPr>
          <w:rFonts w:hint="eastAsia"/>
        </w:rPr>
        <w:t>加网</w:t>
      </w:r>
    </w:p>
    <w:p w:rsidR="00A50A3D" w:rsidRDefault="00A50A3D" w:rsidP="00B911F9">
      <w:pPr>
        <w:pStyle w:val="4"/>
      </w:pPr>
      <w:bookmarkStart w:id="142" w:name="_串口命令入网退网"/>
      <w:bookmarkStart w:id="143" w:name="_Toc455429247"/>
      <w:bookmarkEnd w:id="142"/>
      <w:r>
        <w:rPr>
          <w:rFonts w:hint="eastAsia"/>
        </w:rPr>
        <w:t>串口</w:t>
      </w:r>
      <w:r>
        <w:t>命令入网退网</w:t>
      </w:r>
      <w:bookmarkEnd w:id="143"/>
    </w:p>
    <w:p w:rsidR="00A50A3D" w:rsidRPr="00A50A3D" w:rsidRDefault="00A50A3D" w:rsidP="00A50A3D">
      <w:pPr>
        <w:pStyle w:val="ae"/>
        <w:ind w:firstLine="448"/>
      </w:pPr>
      <w:r>
        <w:rPr>
          <w:rFonts w:hint="eastAsia"/>
        </w:rPr>
        <w:t>串口</w:t>
      </w:r>
      <w:r>
        <w:t>命令</w:t>
      </w:r>
      <w:proofErr w:type="gramStart"/>
      <w:r>
        <w:rPr>
          <w:rFonts w:hint="eastAsia"/>
        </w:rPr>
        <w:t>加</w:t>
      </w:r>
      <w:r>
        <w:t>网退网</w:t>
      </w:r>
      <w:proofErr w:type="gramEnd"/>
      <w:r>
        <w:t>，</w:t>
      </w:r>
      <w:r>
        <w:rPr>
          <w:rFonts w:hint="eastAsia"/>
        </w:rPr>
        <w:t>适用于其他</w:t>
      </w:r>
      <w:r>
        <w:t>处理器作为主控制</w:t>
      </w:r>
      <w:r>
        <w:rPr>
          <w:rFonts w:hint="eastAsia"/>
        </w:rPr>
        <w:t>芯片</w:t>
      </w:r>
      <w:r>
        <w:t>，</w:t>
      </w:r>
      <w:r>
        <w:t>CC2530 ZigBee</w:t>
      </w:r>
      <w:r>
        <w:rPr>
          <w:rFonts w:hint="eastAsia"/>
        </w:rPr>
        <w:t>芯片</w:t>
      </w:r>
      <w:r>
        <w:t>作为从芯片仅仅用于通信</w:t>
      </w:r>
      <w:r>
        <w:rPr>
          <w:rFonts w:hint="eastAsia"/>
        </w:rPr>
        <w:t>方案</w:t>
      </w:r>
      <w:r>
        <w:t>，这类方案的设备在</w:t>
      </w:r>
      <w:r>
        <w:rPr>
          <w:rFonts w:hint="eastAsia"/>
        </w:rPr>
        <w:t>接受</w:t>
      </w:r>
      <w:r>
        <w:t>到</w:t>
      </w:r>
      <w:r>
        <w:rPr>
          <w:rFonts w:hint="eastAsia"/>
        </w:rPr>
        <w:t>串口</w:t>
      </w:r>
      <w:r>
        <w:t>入网命令时可调用函数</w:t>
      </w:r>
      <w:proofErr w:type="spellStart"/>
      <w:r w:rsidRPr="00A50A3D">
        <w:t>WZCL_FindAndJoinNetwork</w:t>
      </w:r>
      <w:proofErr w:type="spellEnd"/>
      <w:r>
        <w:rPr>
          <w:rFonts w:hint="eastAsia"/>
        </w:rPr>
        <w:t>()</w:t>
      </w:r>
      <w:r>
        <w:rPr>
          <w:rFonts w:hint="eastAsia"/>
        </w:rPr>
        <w:t>来</w:t>
      </w:r>
      <w:r>
        <w:t>加网</w:t>
      </w:r>
      <w:r>
        <w:rPr>
          <w:rFonts w:hint="eastAsia"/>
        </w:rPr>
        <w:t>，接受</w:t>
      </w:r>
      <w:r>
        <w:t>到退</w:t>
      </w:r>
      <w:proofErr w:type="gramStart"/>
      <w:r>
        <w:rPr>
          <w:rFonts w:hint="eastAsia"/>
        </w:rPr>
        <w:t>网</w:t>
      </w:r>
      <w:r>
        <w:t>命令</w:t>
      </w:r>
      <w:proofErr w:type="gramEnd"/>
      <w:r>
        <w:t>时可通过调用函数</w:t>
      </w:r>
      <w:proofErr w:type="spellStart"/>
      <w:r w:rsidRPr="00A50A3D">
        <w:t>WZCL_LeaveAndRestoreFactory</w:t>
      </w:r>
      <w:proofErr w:type="spellEnd"/>
      <w:r>
        <w:rPr>
          <w:rFonts w:hint="eastAsia"/>
        </w:rPr>
        <w:t>()</w:t>
      </w:r>
      <w:r>
        <w:rPr>
          <w:rFonts w:hint="eastAsia"/>
        </w:rPr>
        <w:t>来使</w:t>
      </w:r>
      <w:r>
        <w:t>设备退出网络。</w:t>
      </w:r>
    </w:p>
    <w:p w:rsidR="00A50A3D" w:rsidRDefault="00E97FCC" w:rsidP="005037F5">
      <w:pPr>
        <w:pStyle w:val="4"/>
        <w:rPr>
          <w:rStyle w:val="af0"/>
          <w:i w:val="0"/>
          <w:iCs/>
        </w:rPr>
      </w:pPr>
      <w:bookmarkStart w:id="144" w:name="_其他动作退网"/>
      <w:bookmarkStart w:id="145" w:name="_Toc455429248"/>
      <w:bookmarkEnd w:id="144"/>
      <w:r>
        <w:rPr>
          <w:rStyle w:val="af0"/>
          <w:rFonts w:hint="eastAsia"/>
          <w:i w:val="0"/>
          <w:iCs/>
        </w:rPr>
        <w:t>其他</w:t>
      </w:r>
      <w:r>
        <w:rPr>
          <w:rStyle w:val="af0"/>
          <w:i w:val="0"/>
          <w:iCs/>
        </w:rPr>
        <w:t>动作退网</w:t>
      </w:r>
      <w:bookmarkEnd w:id="145"/>
    </w:p>
    <w:p w:rsidR="00F27C97" w:rsidRDefault="00E97FCC" w:rsidP="00901292">
      <w:pPr>
        <w:pStyle w:val="ae"/>
        <w:ind w:firstLine="448"/>
      </w:pPr>
      <w:r>
        <w:rPr>
          <w:rFonts w:hint="eastAsia"/>
        </w:rPr>
        <w:t>其他非</w:t>
      </w:r>
      <w:r>
        <w:t>常规退网</w:t>
      </w:r>
      <w:r>
        <w:rPr>
          <w:rFonts w:hint="eastAsia"/>
        </w:rPr>
        <w:t>时</w:t>
      </w:r>
      <w:r>
        <w:t>，可在动作触发后直接调用函数</w:t>
      </w:r>
      <w:proofErr w:type="spellStart"/>
      <w:r w:rsidRPr="00A50A3D">
        <w:t>WZCL_LeaveAndRestoreFactory</w:t>
      </w:r>
      <w:proofErr w:type="spellEnd"/>
      <w:r>
        <w:rPr>
          <w:rFonts w:hint="eastAsia"/>
        </w:rPr>
        <w:t>()</w:t>
      </w:r>
      <w:r>
        <w:rPr>
          <w:rFonts w:hint="eastAsia"/>
        </w:rPr>
        <w:t>来实现</w:t>
      </w:r>
      <w:r>
        <w:t>退网。</w:t>
      </w:r>
    </w:p>
    <w:p w:rsidR="005E5A7F" w:rsidRDefault="005E5A7F" w:rsidP="005E5A7F">
      <w:pPr>
        <w:pStyle w:val="3"/>
      </w:pPr>
      <w:bookmarkStart w:id="146" w:name="_Toc455429249"/>
      <w:r>
        <w:rPr>
          <w:rFonts w:hint="eastAsia"/>
        </w:rPr>
        <w:t>Top47</w:t>
      </w:r>
      <w:r>
        <w:rPr>
          <w:rFonts w:hint="eastAsia"/>
        </w:rPr>
        <w:t>产品</w:t>
      </w:r>
      <w:r>
        <w:t>以及新</w:t>
      </w:r>
      <w:proofErr w:type="gramStart"/>
      <w:r>
        <w:t>研</w:t>
      </w:r>
      <w:proofErr w:type="gramEnd"/>
      <w:r>
        <w:t>产品</w:t>
      </w:r>
      <w:proofErr w:type="gramStart"/>
      <w:r>
        <w:rPr>
          <w:rFonts w:hint="eastAsia"/>
        </w:rPr>
        <w:t>加网</w:t>
      </w:r>
      <w:r>
        <w:t>退网</w:t>
      </w:r>
      <w:proofErr w:type="gramEnd"/>
      <w:r>
        <w:t>方式</w:t>
      </w:r>
      <w:bookmarkEnd w:id="146"/>
    </w:p>
    <w:p w:rsidR="005E5A7F" w:rsidRDefault="00F344E3" w:rsidP="00F344E3">
      <w:pPr>
        <w:pStyle w:val="ae"/>
        <w:ind w:firstLine="448"/>
      </w:pPr>
      <w:r>
        <w:rPr>
          <w:rFonts w:hint="eastAsia"/>
        </w:rPr>
        <w:t>Top</w:t>
      </w:r>
      <w:r>
        <w:rPr>
          <w:rFonts w:hint="eastAsia"/>
        </w:rPr>
        <w:t>产品</w:t>
      </w:r>
      <w:r>
        <w:t>以及个别新研制的产品，</w:t>
      </w:r>
      <w:proofErr w:type="gramStart"/>
      <w:r>
        <w:t>加网退网</w:t>
      </w:r>
      <w:proofErr w:type="gramEnd"/>
      <w:r>
        <w:t>方式</w:t>
      </w:r>
      <w:r>
        <w:rPr>
          <w:rFonts w:hint="eastAsia"/>
        </w:rPr>
        <w:t>主要使用</w:t>
      </w:r>
      <w:r>
        <w:t>的</w:t>
      </w:r>
      <w:r>
        <w:rPr>
          <w:rFonts w:hint="eastAsia"/>
        </w:rPr>
        <w:t>是</w:t>
      </w:r>
      <w:r>
        <w:t>上电自动加网，</w:t>
      </w:r>
      <w:proofErr w:type="gramStart"/>
      <w:r>
        <w:t>长按</w:t>
      </w:r>
      <w:proofErr w:type="gramEnd"/>
      <w:r>
        <w:t>SET</w:t>
      </w:r>
      <w:r>
        <w:rPr>
          <w:rFonts w:hint="eastAsia"/>
        </w:rPr>
        <w:t>按键</w:t>
      </w:r>
      <w:r>
        <w:rPr>
          <w:rFonts w:hint="eastAsia"/>
        </w:rPr>
        <w:t>6s</w:t>
      </w:r>
      <w:r>
        <w:rPr>
          <w:rFonts w:hint="eastAsia"/>
        </w:rPr>
        <w:t>退网</w:t>
      </w:r>
      <w:r>
        <w:t>，</w:t>
      </w:r>
      <w:r>
        <w:rPr>
          <w:rFonts w:hint="eastAsia"/>
        </w:rPr>
        <w:t>退</w:t>
      </w:r>
      <w:proofErr w:type="gramStart"/>
      <w:r>
        <w:rPr>
          <w:rFonts w:hint="eastAsia"/>
        </w:rPr>
        <w:t>网成功</w:t>
      </w:r>
      <w:proofErr w:type="gramEnd"/>
      <w:r>
        <w:t>后设备</w:t>
      </w:r>
      <w:r>
        <w:rPr>
          <w:rFonts w:hint="eastAsia"/>
        </w:rPr>
        <w:t>保持空闲</w:t>
      </w:r>
      <w:r>
        <w:t>不加网状态</w:t>
      </w:r>
      <w:r>
        <w:rPr>
          <w:rFonts w:hint="eastAsia"/>
        </w:rPr>
        <w:t>，</w:t>
      </w:r>
      <w:r>
        <w:t>按一下</w:t>
      </w:r>
      <w:r>
        <w:t>SET</w:t>
      </w:r>
      <w:r>
        <w:rPr>
          <w:rFonts w:hint="eastAsia"/>
        </w:rPr>
        <w:t>按键</w:t>
      </w:r>
      <w:r>
        <w:t>或者快按</w:t>
      </w:r>
      <w:r>
        <w:t>SET</w:t>
      </w:r>
      <w:r>
        <w:rPr>
          <w:rFonts w:hint="eastAsia"/>
        </w:rPr>
        <w:t>键</w:t>
      </w:r>
      <w:r>
        <w:rPr>
          <w:rFonts w:hint="eastAsia"/>
        </w:rPr>
        <w:t>4</w:t>
      </w:r>
      <w:r>
        <w:rPr>
          <w:rFonts w:hint="eastAsia"/>
        </w:rPr>
        <w:t>次</w:t>
      </w:r>
      <w:r>
        <w:t>即可重新请求加入网络</w:t>
      </w:r>
      <w:r w:rsidR="00F909A6">
        <w:rPr>
          <w:rFonts w:hint="eastAsia"/>
        </w:rPr>
        <w:t>。</w:t>
      </w:r>
    </w:p>
    <w:p w:rsidR="004F0E21" w:rsidRDefault="004F0E21" w:rsidP="004F0E21">
      <w:pPr>
        <w:pStyle w:val="4"/>
      </w:pPr>
      <w:bookmarkStart w:id="147" w:name="_Toc455429250"/>
      <w:r>
        <w:rPr>
          <w:rFonts w:hint="eastAsia"/>
        </w:rPr>
        <w:t>上电</w:t>
      </w:r>
      <w:r>
        <w:t>自动入网，</w:t>
      </w:r>
      <w:proofErr w:type="gramStart"/>
      <w:r>
        <w:t>长按</w:t>
      </w:r>
      <w:proofErr w:type="gramEnd"/>
      <w:r>
        <w:t>SET</w:t>
      </w:r>
      <w:r>
        <w:rPr>
          <w:rFonts w:hint="eastAsia"/>
        </w:rPr>
        <w:t>按键</w:t>
      </w:r>
      <w:r>
        <w:rPr>
          <w:rFonts w:hint="eastAsia"/>
        </w:rPr>
        <w:t>6</w:t>
      </w:r>
      <w:r>
        <w:t>s</w:t>
      </w:r>
      <w:r>
        <w:rPr>
          <w:rFonts w:hint="eastAsia"/>
        </w:rPr>
        <w:t>退网</w:t>
      </w:r>
      <w:r>
        <w:t>，</w:t>
      </w:r>
      <w:r>
        <w:rPr>
          <w:rFonts w:hint="eastAsia"/>
        </w:rPr>
        <w:t>不在</w:t>
      </w:r>
      <w:r>
        <w:t>网状态下按一下</w:t>
      </w:r>
      <w:r>
        <w:t>SET</w:t>
      </w:r>
      <w:r>
        <w:rPr>
          <w:rFonts w:hint="eastAsia"/>
        </w:rPr>
        <w:t>按键</w:t>
      </w:r>
      <w:r w:rsidR="00B27F08">
        <w:rPr>
          <w:rFonts w:hint="eastAsia"/>
        </w:rPr>
        <w:t>或者</w:t>
      </w:r>
      <w:r w:rsidR="00B27F08">
        <w:t>快按</w:t>
      </w:r>
      <w:r w:rsidR="00B27F08">
        <w:t>SET</w:t>
      </w:r>
      <w:r w:rsidR="00B27F08">
        <w:t>键</w:t>
      </w:r>
      <w:r w:rsidR="00B27F08">
        <w:rPr>
          <w:rFonts w:hint="eastAsia"/>
        </w:rPr>
        <w:t>4</w:t>
      </w:r>
      <w:r w:rsidR="00B27F08">
        <w:rPr>
          <w:rFonts w:hint="eastAsia"/>
        </w:rPr>
        <w:t>次</w:t>
      </w:r>
      <w:r>
        <w:t>申请加入网络</w:t>
      </w:r>
      <w:bookmarkEnd w:id="147"/>
    </w:p>
    <w:p w:rsidR="00B27F08" w:rsidRDefault="00B27F08" w:rsidP="00B27F08">
      <w:r>
        <w:rPr>
          <w:rFonts w:hint="eastAsia"/>
        </w:rPr>
        <w:t>使用</w:t>
      </w:r>
      <w:r>
        <w:t>这种加网方式，不需要</w:t>
      </w:r>
      <w:r>
        <w:rPr>
          <w:rFonts w:hint="eastAsia"/>
        </w:rPr>
        <w:t>在</w:t>
      </w:r>
      <w:r>
        <w:t>预处理中</w:t>
      </w:r>
      <w:r>
        <w:rPr>
          <w:rFonts w:hint="eastAsia"/>
        </w:rPr>
        <w:t>定义</w:t>
      </w:r>
      <w:r>
        <w:t>宏</w:t>
      </w:r>
      <w:r w:rsidRPr="000A0F3F">
        <w:t>HOLD_AUTO_START</w:t>
      </w:r>
      <w:r>
        <w:rPr>
          <w:rFonts w:hint="eastAsia"/>
        </w:rPr>
        <w:t>，但是</w:t>
      </w:r>
      <w:r>
        <w:t>需要</w:t>
      </w:r>
      <w:r>
        <w:rPr>
          <w:rFonts w:hint="eastAsia"/>
        </w:rPr>
        <w:t>开发</w:t>
      </w:r>
      <w:r>
        <w:t>者</w:t>
      </w:r>
      <w:r>
        <w:rPr>
          <w:rFonts w:hint="eastAsia"/>
        </w:rPr>
        <w:t>更换</w:t>
      </w:r>
      <w:r>
        <w:t>使用</w:t>
      </w:r>
      <w:r w:rsidRPr="00B27F08">
        <w:t>Projects\</w:t>
      </w:r>
      <w:proofErr w:type="spellStart"/>
      <w:r w:rsidRPr="00B27F08">
        <w:t>zstack</w:t>
      </w:r>
      <w:proofErr w:type="spellEnd"/>
      <w:r w:rsidRPr="00B27F08">
        <w:t>\Libraries\TI2530DB\bin</w:t>
      </w:r>
      <w:r>
        <w:rPr>
          <w:rFonts w:hint="eastAsia"/>
        </w:rPr>
        <w:t>\</w:t>
      </w:r>
      <w:r>
        <w:rPr>
          <w:rFonts w:hint="eastAsia"/>
        </w:rPr>
        <w:t>路径下</w:t>
      </w:r>
      <w:r>
        <w:t>XXXX</w:t>
      </w:r>
      <w:r w:rsidRPr="00B27F08">
        <w:t>-AtuoStart.lib</w:t>
      </w:r>
      <w:r>
        <w:rPr>
          <w:rFonts w:hint="eastAsia"/>
        </w:rPr>
        <w:t>的</w:t>
      </w:r>
      <w:r>
        <w:t>库文件</w:t>
      </w:r>
      <w:r>
        <w:rPr>
          <w:rFonts w:hint="eastAsia"/>
        </w:rPr>
        <w:t>，</w:t>
      </w:r>
      <w:r>
        <w:t>如图</w:t>
      </w:r>
      <w:r>
        <w:rPr>
          <w:rFonts w:hint="eastAsia"/>
        </w:rPr>
        <w:t>6-2</w:t>
      </w:r>
      <w:r>
        <w:rPr>
          <w:rFonts w:hint="eastAsia"/>
        </w:rPr>
        <w:t>所示。</w:t>
      </w:r>
    </w:p>
    <w:p w:rsidR="00B27F08" w:rsidRPr="00B27F08" w:rsidRDefault="00B27F08" w:rsidP="00B27F08">
      <w:pPr>
        <w:jc w:val="center"/>
      </w:pPr>
      <w:r>
        <w:rPr>
          <w:noProof/>
        </w:rPr>
        <w:drawing>
          <wp:inline distT="0" distB="0" distL="0" distR="0" wp14:anchorId="1D4CCF69" wp14:editId="26BDB1D5">
            <wp:extent cx="3347500" cy="2876370"/>
            <wp:effectExtent l="0" t="0" r="571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5016" cy="2882828"/>
                    </a:xfrm>
                    <a:prstGeom prst="rect">
                      <a:avLst/>
                    </a:prstGeom>
                  </pic:spPr>
                </pic:pic>
              </a:graphicData>
            </a:graphic>
          </wp:inline>
        </w:drawing>
      </w:r>
    </w:p>
    <w:p w:rsidR="00F909A6" w:rsidRDefault="00B27F08" w:rsidP="00B27F08">
      <w:pPr>
        <w:pStyle w:val="af9"/>
      </w:pPr>
      <w:r>
        <w:rPr>
          <w:rFonts w:hint="eastAsia"/>
        </w:rPr>
        <w:t>图</w:t>
      </w:r>
      <w:r>
        <w:rPr>
          <w:rFonts w:hint="eastAsia"/>
        </w:rPr>
        <w:t>6-2</w:t>
      </w:r>
      <w:r>
        <w:t xml:space="preserve"> </w:t>
      </w:r>
      <w:r>
        <w:rPr>
          <w:rFonts w:hint="eastAsia"/>
        </w:rPr>
        <w:t>使用</w:t>
      </w:r>
      <w:r>
        <w:t>XXXX-AtuoStart.lib</w:t>
      </w:r>
      <w:r>
        <w:rPr>
          <w:rFonts w:hint="eastAsia"/>
        </w:rPr>
        <w:t>的</w:t>
      </w:r>
      <w:r>
        <w:t>库文件</w:t>
      </w:r>
    </w:p>
    <w:p w:rsidR="00BC605D" w:rsidRDefault="00BC605D" w:rsidP="00BC605D">
      <w:pPr>
        <w:pStyle w:val="4"/>
      </w:pPr>
      <w:bookmarkStart w:id="148" w:name="_Toc455429251"/>
      <w:r>
        <w:rPr>
          <w:rFonts w:hint="eastAsia"/>
        </w:rPr>
        <w:t>通用</w:t>
      </w:r>
      <w:proofErr w:type="gramStart"/>
      <w:r>
        <w:rPr>
          <w:rFonts w:hint="eastAsia"/>
        </w:rPr>
        <w:t>加网退网</w:t>
      </w:r>
      <w:proofErr w:type="gramEnd"/>
      <w:r>
        <w:t>操作</w:t>
      </w:r>
      <w:bookmarkEnd w:id="148"/>
    </w:p>
    <w:p w:rsidR="00BC605D" w:rsidRDefault="00BC605D" w:rsidP="009D2C2D">
      <w:pPr>
        <w:pStyle w:val="ae"/>
        <w:ind w:firstLine="448"/>
        <w:rPr>
          <w:rStyle w:val="af0"/>
          <w:i w:val="0"/>
          <w:iCs w:val="0"/>
        </w:rPr>
      </w:pPr>
      <w:r>
        <w:rPr>
          <w:rFonts w:hint="eastAsia"/>
        </w:rPr>
        <w:t>通用</w:t>
      </w:r>
      <w:r>
        <w:t>加</w:t>
      </w:r>
      <w:proofErr w:type="gramStart"/>
      <w:r>
        <w:t>网退网操作</w:t>
      </w:r>
      <w:proofErr w:type="gramEnd"/>
      <w:r>
        <w:t>调用的</w:t>
      </w:r>
      <w:r>
        <w:t>API</w:t>
      </w:r>
      <w:r>
        <w:rPr>
          <w:rFonts w:hint="eastAsia"/>
        </w:rPr>
        <w:t>同</w:t>
      </w:r>
      <w:r w:rsidR="0053047F">
        <w:fldChar w:fldCharType="begin"/>
      </w:r>
      <w:r w:rsidR="0053047F">
        <w:instrText xml:space="preserve"> HYPERLINK \l "_</w:instrText>
      </w:r>
      <w:r w:rsidR="0053047F">
        <w:instrText>通用加网退网操作</w:instrText>
      </w:r>
      <w:r w:rsidR="0053047F">
        <w:instrText xml:space="preserve">" </w:instrText>
      </w:r>
      <w:r w:rsidR="0053047F">
        <w:fldChar w:fldCharType="separate"/>
      </w:r>
      <w:r w:rsidRPr="00BC605D">
        <w:rPr>
          <w:rStyle w:val="a5"/>
          <w:rFonts w:hint="eastAsia"/>
        </w:rPr>
        <w:t>6.1.1.2</w:t>
      </w:r>
      <w:r w:rsidR="0053047F">
        <w:rPr>
          <w:rStyle w:val="a5"/>
        </w:rPr>
        <w:fldChar w:fldCharType="end"/>
      </w:r>
      <w:r w:rsidR="00EB6A4A">
        <w:rPr>
          <w:rFonts w:hint="eastAsia"/>
        </w:rPr>
        <w:t>开发</w:t>
      </w:r>
      <w:r w:rsidR="00EB6A4A">
        <w:t>者需要改动的地方仅仅是在</w:t>
      </w:r>
      <w:r w:rsidR="00EB6A4A">
        <w:rPr>
          <w:rFonts w:hint="eastAsia"/>
        </w:rPr>
        <w:t>调用</w:t>
      </w:r>
      <w:r w:rsidR="009D2C2D">
        <w:rPr>
          <w:rFonts w:hint="eastAsia"/>
        </w:rPr>
        <w:t>的</w:t>
      </w:r>
      <w:r w:rsidR="00EB6A4A">
        <w:t>函数</w:t>
      </w:r>
      <w:proofErr w:type="spellStart"/>
      <w:r w:rsidR="00EB6A4A">
        <w:rPr>
          <w:rStyle w:val="af0"/>
          <w:i w:val="0"/>
          <w:iCs w:val="0"/>
        </w:rPr>
        <w:t>UserApp</w:t>
      </w:r>
      <w:r w:rsidR="00EB6A4A" w:rsidRPr="00160114">
        <w:rPr>
          <w:rStyle w:val="af0"/>
          <w:i w:val="0"/>
          <w:iCs w:val="0"/>
        </w:rPr>
        <w:t>ProcessKeyNwkAction</w:t>
      </w:r>
      <w:proofErr w:type="spellEnd"/>
      <w:r w:rsidR="00EB6A4A">
        <w:rPr>
          <w:rStyle w:val="af0"/>
          <w:rFonts w:hint="eastAsia"/>
          <w:i w:val="0"/>
          <w:iCs w:val="0"/>
        </w:rPr>
        <w:t>()</w:t>
      </w:r>
      <w:r w:rsidR="009D2C2D">
        <w:rPr>
          <w:rStyle w:val="af0"/>
          <w:rFonts w:hint="eastAsia"/>
          <w:i w:val="0"/>
          <w:iCs w:val="0"/>
        </w:rPr>
        <w:t>内部</w:t>
      </w:r>
      <w:r w:rsidR="009D2C2D">
        <w:rPr>
          <w:rStyle w:val="af0"/>
          <w:i w:val="0"/>
          <w:iCs w:val="0"/>
        </w:rPr>
        <w:t>修改增加下面红色字体部分的代码段</w:t>
      </w:r>
      <w:r w:rsidR="009D2C2D">
        <w:rPr>
          <w:rStyle w:val="af0"/>
          <w:rFonts w:hint="eastAsia"/>
          <w:i w:val="0"/>
          <w:iCs w:val="0"/>
        </w:rPr>
        <w:t>：</w:t>
      </w:r>
    </w:p>
    <w:p w:rsidR="009D2C2D" w:rsidRPr="009D2C2D" w:rsidRDefault="009D2C2D" w:rsidP="009D2C2D">
      <w:pPr>
        <w:pStyle w:val="ae"/>
        <w:ind w:firstLine="448"/>
        <w:rPr>
          <w:i/>
          <w:shd w:val="pct15" w:color="auto" w:fill="FFFFFF"/>
        </w:rPr>
      </w:pPr>
      <w:r w:rsidRPr="009D2C2D">
        <w:rPr>
          <w:i/>
          <w:shd w:val="pct15" w:color="auto" w:fill="FFFFFF"/>
        </w:rPr>
        <w:lastRenderedPageBreak/>
        <w:t xml:space="preserve">  </w:t>
      </w:r>
      <w:proofErr w:type="gramStart"/>
      <w:r w:rsidRPr="009D2C2D">
        <w:rPr>
          <w:i/>
          <w:shd w:val="pct15" w:color="auto" w:fill="FFFFFF"/>
        </w:rPr>
        <w:t>if(</w:t>
      </w:r>
      <w:proofErr w:type="spellStart"/>
      <w:proofErr w:type="gramEnd"/>
      <w:r w:rsidRPr="009D2C2D">
        <w:rPr>
          <w:i/>
          <w:shd w:val="pct15" w:color="auto" w:fill="FFFFFF"/>
        </w:rPr>
        <w:t>KeyMultiClicks</w:t>
      </w:r>
      <w:proofErr w:type="spellEnd"/>
      <w:r w:rsidRPr="009D2C2D">
        <w:rPr>
          <w:i/>
          <w:shd w:val="pct15" w:color="auto" w:fill="FFFFFF"/>
        </w:rPr>
        <w:t xml:space="preserve"> == 1)</w:t>
      </w:r>
    </w:p>
    <w:p w:rsidR="009D2C2D" w:rsidRPr="009D2C2D" w:rsidRDefault="009D2C2D" w:rsidP="009D2C2D">
      <w:pPr>
        <w:pStyle w:val="ae"/>
        <w:ind w:firstLine="448"/>
        <w:rPr>
          <w:i/>
          <w:shd w:val="pct15" w:color="auto" w:fill="FFFFFF"/>
        </w:rPr>
      </w:pPr>
      <w:r w:rsidRPr="009D2C2D">
        <w:rPr>
          <w:i/>
          <w:shd w:val="pct15" w:color="auto" w:fill="FFFFFF"/>
        </w:rPr>
        <w:t xml:space="preserve">  {</w:t>
      </w:r>
    </w:p>
    <w:p w:rsidR="009D2C2D" w:rsidRPr="009D2C2D" w:rsidRDefault="009D2C2D" w:rsidP="009D2C2D">
      <w:pPr>
        <w:pStyle w:val="ae"/>
        <w:ind w:firstLine="448"/>
        <w:rPr>
          <w:i/>
          <w:shd w:val="pct15" w:color="auto" w:fill="FFFFFF"/>
        </w:rPr>
      </w:pPr>
      <w:r w:rsidRPr="009D2C2D">
        <w:rPr>
          <w:i/>
          <w:shd w:val="pct15" w:color="auto" w:fill="FFFFFF"/>
        </w:rPr>
        <w:t xml:space="preserve">    </w:t>
      </w:r>
      <w:proofErr w:type="gramStart"/>
      <w:r w:rsidRPr="009D2C2D">
        <w:rPr>
          <w:i/>
          <w:shd w:val="pct15" w:color="auto" w:fill="FFFFFF"/>
        </w:rPr>
        <w:t>if(</w:t>
      </w:r>
      <w:proofErr w:type="gramEnd"/>
      <w:r w:rsidRPr="009D2C2D">
        <w:rPr>
          <w:i/>
          <w:shd w:val="pct15" w:color="auto" w:fill="FFFFFF"/>
        </w:rPr>
        <w:t>(</w:t>
      </w:r>
      <w:proofErr w:type="spellStart"/>
      <w:r w:rsidRPr="009D2C2D">
        <w:rPr>
          <w:i/>
          <w:shd w:val="pct15" w:color="auto" w:fill="FFFFFF"/>
        </w:rPr>
        <w:t>devState</w:t>
      </w:r>
      <w:proofErr w:type="spellEnd"/>
      <w:r w:rsidRPr="009D2C2D">
        <w:rPr>
          <w:i/>
          <w:shd w:val="pct15" w:color="auto" w:fill="FFFFFF"/>
        </w:rPr>
        <w:t xml:space="preserve"> == DEV_END_DEVICE) || (</w:t>
      </w:r>
      <w:proofErr w:type="spellStart"/>
      <w:r w:rsidRPr="009D2C2D">
        <w:rPr>
          <w:i/>
          <w:shd w:val="pct15" w:color="auto" w:fill="FFFFFF"/>
        </w:rPr>
        <w:t>devState</w:t>
      </w:r>
      <w:proofErr w:type="spellEnd"/>
      <w:r w:rsidRPr="009D2C2D">
        <w:rPr>
          <w:i/>
          <w:shd w:val="pct15" w:color="auto" w:fill="FFFFFF"/>
        </w:rPr>
        <w:t xml:space="preserve"> == DEV_ROUTER))</w:t>
      </w:r>
    </w:p>
    <w:p w:rsidR="009D2C2D" w:rsidRPr="009D2C2D" w:rsidRDefault="009D2C2D" w:rsidP="009D2C2D">
      <w:pPr>
        <w:pStyle w:val="ae"/>
        <w:ind w:firstLine="448"/>
        <w:rPr>
          <w:i/>
          <w:shd w:val="pct15" w:color="auto" w:fill="FFFFFF"/>
        </w:rPr>
      </w:pPr>
      <w:r w:rsidRPr="009D2C2D">
        <w:rPr>
          <w:i/>
          <w:shd w:val="pct15" w:color="auto" w:fill="FFFFFF"/>
        </w:rPr>
        <w:t xml:space="preserve">      </w:t>
      </w:r>
      <w:proofErr w:type="spellStart"/>
      <w:r w:rsidRPr="009D2C2D">
        <w:rPr>
          <w:i/>
          <w:shd w:val="pct15" w:color="auto" w:fill="FFFFFF"/>
        </w:rPr>
        <w:t>HalLedBlink</w:t>
      </w:r>
      <w:proofErr w:type="spellEnd"/>
      <w:r w:rsidRPr="009D2C2D">
        <w:rPr>
          <w:i/>
          <w:shd w:val="pct15" w:color="auto" w:fill="FFFFFF"/>
        </w:rPr>
        <w:t xml:space="preserve"> </w:t>
      </w:r>
      <w:proofErr w:type="gramStart"/>
      <w:r w:rsidRPr="009D2C2D">
        <w:rPr>
          <w:i/>
          <w:shd w:val="pct15" w:color="auto" w:fill="FFFFFF"/>
        </w:rPr>
        <w:t>( HAL</w:t>
      </w:r>
      <w:proofErr w:type="gramEnd"/>
      <w:r w:rsidRPr="009D2C2D">
        <w:rPr>
          <w:i/>
          <w:shd w:val="pct15" w:color="auto" w:fill="FFFFFF"/>
        </w:rPr>
        <w:t>_LED_1, 1, 50, 1000 );</w:t>
      </w:r>
    </w:p>
    <w:p w:rsidR="009D2C2D" w:rsidRPr="009D2C2D" w:rsidRDefault="009D2C2D" w:rsidP="009D2C2D">
      <w:pPr>
        <w:pStyle w:val="ae"/>
        <w:ind w:firstLine="448"/>
        <w:rPr>
          <w:i/>
          <w:color w:val="FF0000"/>
          <w:shd w:val="pct15" w:color="auto" w:fill="FFFFFF"/>
        </w:rPr>
      </w:pPr>
      <w:r w:rsidRPr="009D2C2D">
        <w:rPr>
          <w:i/>
          <w:color w:val="FF0000"/>
          <w:shd w:val="pct15" w:color="auto" w:fill="FFFFFF"/>
        </w:rPr>
        <w:t>#</w:t>
      </w:r>
      <w:proofErr w:type="spellStart"/>
      <w:r w:rsidRPr="009D2C2D">
        <w:rPr>
          <w:i/>
          <w:color w:val="FF0000"/>
          <w:shd w:val="pct15" w:color="auto" w:fill="FFFFFF"/>
        </w:rPr>
        <w:t>ifndef</w:t>
      </w:r>
      <w:proofErr w:type="spellEnd"/>
      <w:r w:rsidRPr="009D2C2D">
        <w:rPr>
          <w:i/>
          <w:color w:val="FF0000"/>
          <w:shd w:val="pct15" w:color="auto" w:fill="FFFFFF"/>
        </w:rPr>
        <w:t xml:space="preserve"> HOLD_AUTO_START</w:t>
      </w:r>
    </w:p>
    <w:p w:rsidR="009D2C2D" w:rsidRPr="009D2C2D" w:rsidRDefault="009D2C2D" w:rsidP="009D2C2D">
      <w:pPr>
        <w:pStyle w:val="ae"/>
        <w:ind w:firstLine="448"/>
        <w:rPr>
          <w:i/>
          <w:color w:val="FF0000"/>
          <w:shd w:val="pct15" w:color="auto" w:fill="FFFFFF"/>
        </w:rPr>
      </w:pPr>
      <w:r w:rsidRPr="009D2C2D">
        <w:rPr>
          <w:i/>
          <w:color w:val="FF0000"/>
          <w:shd w:val="pct15" w:color="auto" w:fill="FFFFFF"/>
        </w:rPr>
        <w:t xml:space="preserve">    </w:t>
      </w:r>
      <w:proofErr w:type="gramStart"/>
      <w:r w:rsidRPr="009D2C2D">
        <w:rPr>
          <w:i/>
          <w:color w:val="FF0000"/>
          <w:shd w:val="pct15" w:color="auto" w:fill="FFFFFF"/>
        </w:rPr>
        <w:t>else</w:t>
      </w:r>
      <w:proofErr w:type="gramEnd"/>
    </w:p>
    <w:p w:rsidR="009D2C2D" w:rsidRPr="009D2C2D" w:rsidRDefault="009D2C2D" w:rsidP="009D2C2D">
      <w:pPr>
        <w:pStyle w:val="ae"/>
        <w:ind w:firstLine="448"/>
        <w:rPr>
          <w:i/>
          <w:color w:val="FF0000"/>
          <w:shd w:val="pct15" w:color="auto" w:fill="FFFFFF"/>
        </w:rPr>
      </w:pPr>
      <w:r w:rsidRPr="009D2C2D">
        <w:rPr>
          <w:i/>
          <w:color w:val="FF0000"/>
          <w:shd w:val="pct15" w:color="auto" w:fill="FFFFFF"/>
        </w:rPr>
        <w:t xml:space="preserve">      </w:t>
      </w:r>
      <w:proofErr w:type="spellStart"/>
      <w:r w:rsidRPr="009D2C2D">
        <w:rPr>
          <w:i/>
          <w:color w:val="FF0000"/>
          <w:shd w:val="pct15" w:color="auto" w:fill="FFFFFF"/>
        </w:rPr>
        <w:t>WZCL_</w:t>
      </w:r>
      <w:proofErr w:type="gramStart"/>
      <w:r w:rsidRPr="009D2C2D">
        <w:rPr>
          <w:i/>
          <w:color w:val="FF0000"/>
          <w:shd w:val="pct15" w:color="auto" w:fill="FFFFFF"/>
        </w:rPr>
        <w:t>FindAndJoinNetwork</w:t>
      </w:r>
      <w:proofErr w:type="spellEnd"/>
      <w:r w:rsidRPr="009D2C2D">
        <w:rPr>
          <w:i/>
          <w:color w:val="FF0000"/>
          <w:shd w:val="pct15" w:color="auto" w:fill="FFFFFF"/>
        </w:rPr>
        <w:t>(</w:t>
      </w:r>
      <w:proofErr w:type="gramEnd"/>
      <w:r w:rsidRPr="009D2C2D">
        <w:rPr>
          <w:i/>
          <w:color w:val="FF0000"/>
          <w:shd w:val="pct15" w:color="auto" w:fill="FFFFFF"/>
        </w:rPr>
        <w:t>);</w:t>
      </w:r>
    </w:p>
    <w:p w:rsidR="009D2C2D" w:rsidRPr="009D2C2D" w:rsidRDefault="009D2C2D" w:rsidP="009D2C2D">
      <w:pPr>
        <w:pStyle w:val="ae"/>
        <w:ind w:firstLine="448"/>
        <w:rPr>
          <w:i/>
          <w:color w:val="FF0000"/>
          <w:shd w:val="pct15" w:color="auto" w:fill="FFFFFF"/>
        </w:rPr>
      </w:pPr>
      <w:r w:rsidRPr="009D2C2D">
        <w:rPr>
          <w:i/>
          <w:color w:val="FF0000"/>
          <w:shd w:val="pct15" w:color="auto" w:fill="FFFFFF"/>
        </w:rPr>
        <w:t>#</w:t>
      </w:r>
      <w:proofErr w:type="spellStart"/>
      <w:r w:rsidRPr="009D2C2D">
        <w:rPr>
          <w:i/>
          <w:color w:val="FF0000"/>
          <w:shd w:val="pct15" w:color="auto" w:fill="FFFFFF"/>
        </w:rPr>
        <w:t>endif</w:t>
      </w:r>
      <w:proofErr w:type="spellEnd"/>
    </w:p>
    <w:p w:rsidR="009D2C2D" w:rsidRPr="009D2C2D" w:rsidRDefault="009D2C2D" w:rsidP="009D2C2D">
      <w:pPr>
        <w:pStyle w:val="ae"/>
        <w:ind w:firstLine="448"/>
        <w:rPr>
          <w:i/>
          <w:shd w:val="pct15" w:color="auto" w:fill="FFFFFF"/>
        </w:rPr>
      </w:pPr>
      <w:r w:rsidRPr="009D2C2D">
        <w:rPr>
          <w:i/>
          <w:shd w:val="pct15" w:color="auto" w:fill="FFFFFF"/>
        </w:rPr>
        <w:t xml:space="preserve">  }</w:t>
      </w:r>
    </w:p>
    <w:p w:rsidR="00BC605D" w:rsidRDefault="00BC605D" w:rsidP="00BC605D">
      <w:pPr>
        <w:pStyle w:val="4"/>
      </w:pPr>
      <w:bookmarkStart w:id="149" w:name="_Toc455429252"/>
      <w:r>
        <w:rPr>
          <w:rFonts w:hint="eastAsia"/>
        </w:rPr>
        <w:t>上电</w:t>
      </w:r>
      <w:r>
        <w:t>自动</w:t>
      </w:r>
      <w:r>
        <w:rPr>
          <w:rFonts w:hint="eastAsia"/>
        </w:rPr>
        <w:t>加网</w:t>
      </w:r>
      <w:r>
        <w:t>操作</w:t>
      </w:r>
      <w:bookmarkEnd w:id="149"/>
    </w:p>
    <w:p w:rsidR="00BC605D" w:rsidRPr="00C761AF" w:rsidRDefault="00B7284E" w:rsidP="00B7284E">
      <w:pPr>
        <w:pStyle w:val="ae"/>
        <w:ind w:firstLine="448"/>
      </w:pPr>
      <w:r>
        <w:rPr>
          <w:rStyle w:val="af0"/>
          <w:rFonts w:hint="eastAsia"/>
          <w:i w:val="0"/>
          <w:iCs w:val="0"/>
        </w:rPr>
        <w:t>新产品</w:t>
      </w:r>
      <w:r>
        <w:rPr>
          <w:rStyle w:val="af0"/>
          <w:i w:val="0"/>
          <w:iCs w:val="0"/>
        </w:rPr>
        <w:t>使用的是上电自动加网，</w:t>
      </w:r>
      <w:ins w:id="150" w:author="余峥峥" w:date="2016-08-02T19:07:00Z">
        <w:r w:rsidR="00C761AF">
          <w:rPr>
            <w:rStyle w:val="af0"/>
            <w:rFonts w:hint="eastAsia"/>
            <w:i w:val="0"/>
            <w:iCs w:val="0"/>
          </w:rPr>
          <w:t>在</w:t>
        </w:r>
      </w:ins>
      <w:ins w:id="151" w:author="余峥峥" w:date="2016-08-02T19:08:00Z">
        <w:r w:rsidR="00C761AF">
          <w:t>SmartRoomGlib-V1.1.0</w:t>
        </w:r>
      </w:ins>
      <w:del w:id="152" w:author="余峥峥" w:date="2016-08-02T19:08:00Z">
        <w:r w:rsidDel="00C761AF">
          <w:rPr>
            <w:rStyle w:val="af0"/>
            <w:i w:val="0"/>
            <w:iCs w:val="0"/>
          </w:rPr>
          <w:delText>因此本部分</w:delText>
        </w:r>
        <w:r w:rsidDel="00C761AF">
          <w:rPr>
            <w:rStyle w:val="af0"/>
            <w:rFonts w:hint="eastAsia"/>
            <w:i w:val="0"/>
            <w:iCs w:val="0"/>
          </w:rPr>
          <w:delText>内容不需要开发</w:delText>
        </w:r>
        <w:r w:rsidDel="00C761AF">
          <w:rPr>
            <w:rStyle w:val="af0"/>
            <w:i w:val="0"/>
            <w:iCs w:val="0"/>
          </w:rPr>
          <w:delText>者考虑。</w:delText>
        </w:r>
      </w:del>
      <w:ins w:id="153" w:author="余峥峥" w:date="2016-08-02T19:08:00Z">
        <w:r w:rsidR="00C761AF">
          <w:rPr>
            <w:rStyle w:val="af0"/>
            <w:rFonts w:hint="eastAsia"/>
            <w:i w:val="0"/>
            <w:iCs w:val="0"/>
          </w:rPr>
          <w:t>及其</w:t>
        </w:r>
        <w:r w:rsidR="00C761AF">
          <w:rPr>
            <w:rStyle w:val="af0"/>
            <w:i w:val="0"/>
            <w:iCs w:val="0"/>
          </w:rPr>
          <w:t>以后的版本</w:t>
        </w:r>
        <w:r w:rsidR="00C761AF">
          <w:rPr>
            <w:rStyle w:val="af0"/>
            <w:rFonts w:hint="eastAsia"/>
            <w:i w:val="0"/>
            <w:iCs w:val="0"/>
          </w:rPr>
          <w:t>中</w:t>
        </w:r>
        <w:r w:rsidR="00C761AF">
          <w:rPr>
            <w:rStyle w:val="af0"/>
            <w:i w:val="0"/>
            <w:iCs w:val="0"/>
          </w:rPr>
          <w:t>同样需要和老版本的产品一样需要设定</w:t>
        </w:r>
      </w:ins>
      <w:proofErr w:type="spellStart"/>
      <w:ins w:id="154" w:author="余峥峥" w:date="2016-08-02T19:09:00Z">
        <w:r w:rsidR="00C761AF">
          <w:t>UserAppAutoStartNwk</w:t>
        </w:r>
        <w:proofErr w:type="spellEnd"/>
        <w:r w:rsidR="00C761AF">
          <w:rPr>
            <w:rFonts w:hint="eastAsia"/>
          </w:rPr>
          <w:t>()</w:t>
        </w:r>
        <w:r w:rsidR="00C761AF">
          <w:rPr>
            <w:rFonts w:hint="eastAsia"/>
          </w:rPr>
          <w:t>的</w:t>
        </w:r>
        <w:r w:rsidR="00C761AF">
          <w:t>返回值为</w:t>
        </w:r>
        <w:r w:rsidR="00C761AF">
          <w:t>TRUE</w:t>
        </w:r>
        <w:r w:rsidR="00C761AF">
          <w:rPr>
            <w:rFonts w:hint="eastAsia"/>
          </w:rPr>
          <w:t>或者</w:t>
        </w:r>
        <w:r w:rsidR="00C761AF">
          <w:t>FALSE</w:t>
        </w:r>
        <w:r w:rsidR="00C761AF">
          <w:rPr>
            <w:rFonts w:hint="eastAsia"/>
          </w:rPr>
          <w:t>来决定</w:t>
        </w:r>
        <w:r w:rsidR="00C761AF">
          <w:t>设备是否上电自动入网。</w:t>
        </w:r>
      </w:ins>
    </w:p>
    <w:p w:rsidR="00BC605D" w:rsidRDefault="00BC605D" w:rsidP="00BC605D">
      <w:pPr>
        <w:pStyle w:val="4"/>
      </w:pPr>
      <w:bookmarkStart w:id="155" w:name="_Toc455429253"/>
      <w:r>
        <w:rPr>
          <w:rFonts w:hint="eastAsia"/>
        </w:rPr>
        <w:t>串口</w:t>
      </w:r>
      <w:r>
        <w:t>命令入网退网</w:t>
      </w:r>
      <w:bookmarkEnd w:id="155"/>
    </w:p>
    <w:p w:rsidR="00BC605D" w:rsidRPr="00A50A3D" w:rsidRDefault="00672E88" w:rsidP="00BC605D">
      <w:pPr>
        <w:pStyle w:val="ae"/>
        <w:ind w:firstLine="448"/>
      </w:pPr>
      <w:r>
        <w:rPr>
          <w:rFonts w:hint="eastAsia"/>
        </w:rPr>
        <w:t>同</w:t>
      </w:r>
      <w:r w:rsidR="0053047F">
        <w:fldChar w:fldCharType="begin"/>
      </w:r>
      <w:r w:rsidR="0053047F">
        <w:instrText xml:space="preserve"> HYPERLINK \l "_</w:instrText>
      </w:r>
      <w:r w:rsidR="0053047F">
        <w:instrText>串口命令入网退网</w:instrText>
      </w:r>
      <w:r w:rsidR="0053047F">
        <w:instrText xml:space="preserve">" </w:instrText>
      </w:r>
      <w:r w:rsidR="0053047F">
        <w:fldChar w:fldCharType="separate"/>
      </w:r>
      <w:r w:rsidRPr="00672E88">
        <w:rPr>
          <w:rStyle w:val="a5"/>
          <w:rFonts w:hint="eastAsia"/>
        </w:rPr>
        <w:t>6.1.1.4</w:t>
      </w:r>
      <w:r w:rsidR="0053047F">
        <w:rPr>
          <w:rStyle w:val="a5"/>
        </w:rPr>
        <w:fldChar w:fldCharType="end"/>
      </w:r>
    </w:p>
    <w:p w:rsidR="00BC605D" w:rsidRDefault="00BC605D" w:rsidP="00BC605D">
      <w:pPr>
        <w:pStyle w:val="4"/>
        <w:rPr>
          <w:rStyle w:val="af0"/>
          <w:i w:val="0"/>
          <w:iCs/>
        </w:rPr>
      </w:pPr>
      <w:bookmarkStart w:id="156" w:name="_Toc455429254"/>
      <w:r>
        <w:rPr>
          <w:rStyle w:val="af0"/>
          <w:rFonts w:hint="eastAsia"/>
          <w:i w:val="0"/>
          <w:iCs/>
        </w:rPr>
        <w:t>其他</w:t>
      </w:r>
      <w:r>
        <w:rPr>
          <w:rStyle w:val="af0"/>
          <w:i w:val="0"/>
          <w:iCs/>
        </w:rPr>
        <w:t>动作退网</w:t>
      </w:r>
      <w:bookmarkEnd w:id="156"/>
    </w:p>
    <w:p w:rsidR="00672E88" w:rsidRPr="00A50A3D" w:rsidRDefault="00672E88" w:rsidP="00672E88">
      <w:pPr>
        <w:pStyle w:val="ae"/>
        <w:ind w:firstLine="448"/>
      </w:pPr>
      <w:r>
        <w:rPr>
          <w:rFonts w:hint="eastAsia"/>
        </w:rPr>
        <w:t>同</w:t>
      </w:r>
      <w:r w:rsidR="0053047F">
        <w:fldChar w:fldCharType="begin"/>
      </w:r>
      <w:r w:rsidR="0053047F">
        <w:instrText xml:space="preserve"> HYPERLINK \l "_</w:instrText>
      </w:r>
      <w:r w:rsidR="0053047F">
        <w:instrText>其他动作退网</w:instrText>
      </w:r>
      <w:r w:rsidR="0053047F">
        <w:instrText xml:space="preserve">" </w:instrText>
      </w:r>
      <w:r w:rsidR="0053047F">
        <w:fldChar w:fldCharType="separate"/>
      </w:r>
      <w:r w:rsidRPr="00672E88">
        <w:rPr>
          <w:rStyle w:val="a5"/>
          <w:rFonts w:hint="eastAsia"/>
        </w:rPr>
        <w:t>6.1.1.</w:t>
      </w:r>
      <w:r w:rsidRPr="00672E88">
        <w:rPr>
          <w:rStyle w:val="a5"/>
        </w:rPr>
        <w:t>5</w:t>
      </w:r>
      <w:r w:rsidR="0053047F">
        <w:rPr>
          <w:rStyle w:val="a5"/>
        </w:rPr>
        <w:fldChar w:fldCharType="end"/>
      </w:r>
    </w:p>
    <w:p w:rsidR="000872A7" w:rsidRDefault="000872A7" w:rsidP="002F2F5A">
      <w:pPr>
        <w:pStyle w:val="2"/>
      </w:pPr>
      <w:bookmarkStart w:id="157" w:name="_Toc455429255"/>
      <w:r>
        <w:rPr>
          <w:rFonts w:hint="eastAsia"/>
        </w:rPr>
        <w:t>指示</w:t>
      </w:r>
      <w:r>
        <w:t>灯闪烁</w:t>
      </w:r>
      <w:bookmarkEnd w:id="157"/>
    </w:p>
    <w:p w:rsidR="009B6874" w:rsidRDefault="009B6874" w:rsidP="009B6874">
      <w:pPr>
        <w:pStyle w:val="ae"/>
        <w:ind w:firstLine="448"/>
      </w:pPr>
      <w:r>
        <w:rPr>
          <w:rFonts w:hint="eastAsia"/>
        </w:rPr>
        <w:t>指示灯</w:t>
      </w:r>
      <w:r>
        <w:t>闪烁问题，通用的使用</w:t>
      </w:r>
      <w:r>
        <w:rPr>
          <w:rFonts w:hint="eastAsia"/>
        </w:rPr>
        <w:t>API</w:t>
      </w:r>
      <w:r>
        <w:t xml:space="preserve"> </w:t>
      </w:r>
      <w:r w:rsidRPr="009B6874">
        <w:t>void</w:t>
      </w:r>
      <w:r>
        <w:t xml:space="preserve"> </w:t>
      </w:r>
      <w:proofErr w:type="spellStart"/>
      <w:r w:rsidRPr="009B6874">
        <w:t>HalLedBlink</w:t>
      </w:r>
      <w:proofErr w:type="spellEnd"/>
      <w:r w:rsidRPr="009B6874">
        <w:t xml:space="preserve">( uint8 </w:t>
      </w:r>
      <w:proofErr w:type="spellStart"/>
      <w:r w:rsidRPr="009B6874">
        <w:t>leds</w:t>
      </w:r>
      <w:proofErr w:type="spellEnd"/>
      <w:r w:rsidRPr="009B6874">
        <w:t>, uint8</w:t>
      </w:r>
      <w:r>
        <w:t xml:space="preserve"> </w:t>
      </w:r>
      <w:proofErr w:type="spellStart"/>
      <w:r>
        <w:t>cnt</w:t>
      </w:r>
      <w:proofErr w:type="spellEnd"/>
      <w:r>
        <w:t>, uint8 duty, uint16 time )</w:t>
      </w:r>
      <w:r>
        <w:rPr>
          <w:rFonts w:hint="eastAsia"/>
        </w:rPr>
        <w:t>来</w:t>
      </w:r>
      <w:r>
        <w:t>实现，其他</w:t>
      </w:r>
      <w:r>
        <w:rPr>
          <w:rFonts w:hint="eastAsia"/>
        </w:rPr>
        <w:t>特定</w:t>
      </w:r>
      <w:r>
        <w:t>的</w:t>
      </w:r>
      <w:r>
        <w:rPr>
          <w:rFonts w:hint="eastAsia"/>
        </w:rPr>
        <w:t>指示</w:t>
      </w:r>
      <w:r>
        <w:t>灯</w:t>
      </w:r>
      <w:r>
        <w:rPr>
          <w:rFonts w:hint="eastAsia"/>
        </w:rPr>
        <w:t>闪烁</w:t>
      </w:r>
      <w:r>
        <w:t>问题，</w:t>
      </w:r>
      <w:proofErr w:type="gramStart"/>
      <w:r>
        <w:t>请开发</w:t>
      </w:r>
      <w:proofErr w:type="gramEnd"/>
      <w:r>
        <w:t>者自行</w:t>
      </w:r>
      <w:r>
        <w:rPr>
          <w:rFonts w:hint="eastAsia"/>
        </w:rPr>
        <w:t>开发</w:t>
      </w:r>
      <w:r>
        <w:t>。</w:t>
      </w:r>
    </w:p>
    <w:p w:rsidR="00B21765" w:rsidRPr="009B6874" w:rsidRDefault="00B21765" w:rsidP="00B21765">
      <w:pPr>
        <w:pStyle w:val="2"/>
      </w:pPr>
      <w:bookmarkStart w:id="158" w:name="_Toc455429256"/>
      <w:r>
        <w:rPr>
          <w:rFonts w:hint="eastAsia"/>
        </w:rPr>
        <w:t>设备参数</w:t>
      </w:r>
      <w:r>
        <w:t>配置</w:t>
      </w:r>
      <w:bookmarkEnd w:id="158"/>
    </w:p>
    <w:p w:rsidR="00D65685" w:rsidRDefault="00D65685" w:rsidP="00B21765">
      <w:pPr>
        <w:pStyle w:val="3"/>
      </w:pPr>
      <w:bookmarkStart w:id="159" w:name="_Toc455429257"/>
      <w:proofErr w:type="spellStart"/>
      <w:r>
        <w:rPr>
          <w:rFonts w:hint="eastAsia"/>
        </w:rPr>
        <w:t>EndDevice</w:t>
      </w:r>
      <w:proofErr w:type="spellEnd"/>
      <w:r>
        <w:t>设备参数配置</w:t>
      </w:r>
      <w:bookmarkEnd w:id="159"/>
    </w:p>
    <w:p w:rsidR="00122D24" w:rsidRDefault="00122D24" w:rsidP="00122D24">
      <w:pPr>
        <w:pStyle w:val="ae"/>
        <w:ind w:firstLine="448"/>
      </w:pPr>
      <w:r>
        <w:rPr>
          <w:rFonts w:hint="eastAsia"/>
        </w:rPr>
        <w:t>基于</w:t>
      </w:r>
      <w:r>
        <w:t>SmartRoomGlib-V1.0.11</w:t>
      </w:r>
      <w:r>
        <w:rPr>
          <w:rFonts w:hint="eastAsia"/>
        </w:rPr>
        <w:t>及其</w:t>
      </w:r>
      <w:r>
        <w:t>以后的版本中，</w:t>
      </w:r>
      <w:proofErr w:type="spellStart"/>
      <w:r>
        <w:t>EndDevice</w:t>
      </w:r>
      <w:proofErr w:type="spellEnd"/>
      <w:r>
        <w:rPr>
          <w:rFonts w:hint="eastAsia"/>
        </w:rPr>
        <w:t>设备</w:t>
      </w:r>
      <w:r>
        <w:t>需要</w:t>
      </w:r>
      <w:r>
        <w:rPr>
          <w:rFonts w:hint="eastAsia"/>
        </w:rPr>
        <w:t>按照</w:t>
      </w:r>
      <w:r>
        <w:t>如下的配置表，配置设备</w:t>
      </w:r>
      <w:r>
        <w:rPr>
          <w:rFonts w:hint="eastAsia"/>
        </w:rPr>
        <w:t>工作</w:t>
      </w:r>
      <w:r>
        <w:t>过程中的参数。</w:t>
      </w:r>
    </w:p>
    <w:tbl>
      <w:tblPr>
        <w:tblStyle w:val="af"/>
        <w:tblW w:w="8184" w:type="dxa"/>
        <w:tblLook w:val="04A0" w:firstRow="1" w:lastRow="0" w:firstColumn="1" w:lastColumn="0" w:noHBand="0" w:noVBand="1"/>
      </w:tblPr>
      <w:tblGrid>
        <w:gridCol w:w="2724"/>
        <w:gridCol w:w="956"/>
        <w:gridCol w:w="871"/>
        <w:gridCol w:w="703"/>
        <w:gridCol w:w="698"/>
        <w:gridCol w:w="744"/>
        <w:gridCol w:w="744"/>
        <w:gridCol w:w="744"/>
      </w:tblGrid>
      <w:tr w:rsidR="008D60CD" w:rsidTr="00685BF1">
        <w:tc>
          <w:tcPr>
            <w:tcW w:w="2688" w:type="dxa"/>
          </w:tcPr>
          <w:p w:rsidR="00685BF1" w:rsidRDefault="00685BF1" w:rsidP="00EB0CA8">
            <w:r>
              <w:rPr>
                <w:rFonts w:hint="eastAsia"/>
              </w:rPr>
              <w:t>参数</w:t>
            </w:r>
          </w:p>
        </w:tc>
        <w:tc>
          <w:tcPr>
            <w:tcW w:w="1047" w:type="dxa"/>
          </w:tcPr>
          <w:p w:rsidR="00685BF1" w:rsidRDefault="00685BF1" w:rsidP="00EB0CA8">
            <w:r>
              <w:t>D</w:t>
            </w:r>
            <w:r>
              <w:rPr>
                <w:rFonts w:hint="eastAsia"/>
              </w:rPr>
              <w:t>efault</w:t>
            </w:r>
          </w:p>
        </w:tc>
        <w:tc>
          <w:tcPr>
            <w:tcW w:w="938" w:type="dxa"/>
          </w:tcPr>
          <w:p w:rsidR="00685BF1" w:rsidRDefault="00685BF1" w:rsidP="00EB0CA8">
            <w:r>
              <w:rPr>
                <w:rFonts w:hint="eastAsia"/>
              </w:rPr>
              <w:t>单火线</w:t>
            </w:r>
            <w:r>
              <w:t>开关</w:t>
            </w:r>
          </w:p>
        </w:tc>
        <w:tc>
          <w:tcPr>
            <w:tcW w:w="709" w:type="dxa"/>
          </w:tcPr>
          <w:p w:rsidR="00685BF1" w:rsidRDefault="00685BF1" w:rsidP="00EB0CA8">
            <w:r>
              <w:rPr>
                <w:rFonts w:hint="eastAsia"/>
              </w:rPr>
              <w:t>安防设备</w:t>
            </w:r>
          </w:p>
        </w:tc>
        <w:tc>
          <w:tcPr>
            <w:tcW w:w="676" w:type="dxa"/>
          </w:tcPr>
          <w:p w:rsidR="00685BF1" w:rsidRDefault="00685BF1" w:rsidP="00EB0CA8">
            <w:r>
              <w:rPr>
                <w:rFonts w:hint="eastAsia"/>
              </w:rPr>
              <w:t>温湿度</w:t>
            </w:r>
          </w:p>
        </w:tc>
        <w:tc>
          <w:tcPr>
            <w:tcW w:w="676" w:type="dxa"/>
          </w:tcPr>
          <w:p w:rsidR="00685BF1" w:rsidRDefault="00685BF1" w:rsidP="00EB0CA8">
            <w:r>
              <w:rPr>
                <w:rFonts w:hint="eastAsia"/>
              </w:rPr>
              <w:t>锁具</w:t>
            </w:r>
          </w:p>
        </w:tc>
        <w:tc>
          <w:tcPr>
            <w:tcW w:w="741" w:type="dxa"/>
          </w:tcPr>
          <w:p w:rsidR="00685BF1" w:rsidRDefault="00685BF1" w:rsidP="00EB0CA8">
            <w:r>
              <w:rPr>
                <w:rFonts w:hint="eastAsia"/>
              </w:rPr>
              <w:t>转发</w:t>
            </w:r>
          </w:p>
        </w:tc>
        <w:tc>
          <w:tcPr>
            <w:tcW w:w="709" w:type="dxa"/>
          </w:tcPr>
          <w:p w:rsidR="00685BF1" w:rsidRDefault="00685BF1" w:rsidP="00EB0CA8">
            <w:r>
              <w:rPr>
                <w:rFonts w:hint="eastAsia"/>
              </w:rPr>
              <w:t>机械手</w:t>
            </w:r>
          </w:p>
        </w:tc>
      </w:tr>
      <w:tr w:rsidR="008D60CD" w:rsidTr="00685BF1">
        <w:tc>
          <w:tcPr>
            <w:tcW w:w="2688" w:type="dxa"/>
          </w:tcPr>
          <w:p w:rsidR="00685BF1" w:rsidRPr="00EB0CA8" w:rsidRDefault="00685BF1" w:rsidP="00EB0CA8">
            <w:proofErr w:type="spellStart"/>
            <w:r w:rsidRPr="00EB0CA8">
              <w:t>ctrlChar</w:t>
            </w:r>
            <w:proofErr w:type="spellEnd"/>
          </w:p>
        </w:tc>
        <w:tc>
          <w:tcPr>
            <w:tcW w:w="1047" w:type="dxa"/>
          </w:tcPr>
          <w:p w:rsidR="00685BF1" w:rsidRDefault="00685BF1" w:rsidP="00EB0CA8">
            <w:r>
              <w:t>‘E’</w:t>
            </w:r>
          </w:p>
        </w:tc>
        <w:tc>
          <w:tcPr>
            <w:tcW w:w="938" w:type="dxa"/>
          </w:tcPr>
          <w:p w:rsidR="00685BF1" w:rsidRDefault="000927AA" w:rsidP="00EB0CA8">
            <w:r>
              <w:t>‘v’</w:t>
            </w:r>
          </w:p>
        </w:tc>
        <w:tc>
          <w:tcPr>
            <w:tcW w:w="709" w:type="dxa"/>
          </w:tcPr>
          <w:p w:rsidR="00685BF1" w:rsidRDefault="005251AA" w:rsidP="00EB0CA8">
            <w:r>
              <w:rPr>
                <w:rFonts w:hint="eastAsia"/>
              </w:rPr>
              <w:t>---</w:t>
            </w:r>
          </w:p>
        </w:tc>
        <w:tc>
          <w:tcPr>
            <w:tcW w:w="676" w:type="dxa"/>
          </w:tcPr>
          <w:p w:rsidR="00685BF1" w:rsidRDefault="005251AA" w:rsidP="00EB0CA8">
            <w:r>
              <w:rPr>
                <w:rFonts w:hint="eastAsia"/>
              </w:rPr>
              <w:t>---</w:t>
            </w:r>
          </w:p>
        </w:tc>
        <w:tc>
          <w:tcPr>
            <w:tcW w:w="676" w:type="dxa"/>
          </w:tcPr>
          <w:p w:rsidR="00685BF1" w:rsidRDefault="005251AA" w:rsidP="00EB0CA8">
            <w:r>
              <w:rPr>
                <w:rFonts w:hint="eastAsia"/>
              </w:rPr>
              <w:t>---</w:t>
            </w:r>
          </w:p>
        </w:tc>
        <w:tc>
          <w:tcPr>
            <w:tcW w:w="741" w:type="dxa"/>
          </w:tcPr>
          <w:p w:rsidR="00685BF1" w:rsidRDefault="005251AA" w:rsidP="00EB0CA8">
            <w:r>
              <w:rPr>
                <w:rFonts w:hint="eastAsia"/>
              </w:rPr>
              <w:t>---</w:t>
            </w:r>
          </w:p>
        </w:tc>
        <w:tc>
          <w:tcPr>
            <w:tcW w:w="709" w:type="dxa"/>
          </w:tcPr>
          <w:p w:rsidR="00685BF1" w:rsidRDefault="005251AA" w:rsidP="00EB0CA8">
            <w:r>
              <w:rPr>
                <w:rFonts w:hint="eastAsia"/>
              </w:rPr>
              <w:t>---</w:t>
            </w:r>
          </w:p>
        </w:tc>
      </w:tr>
      <w:tr w:rsidR="008D60CD" w:rsidTr="00685BF1">
        <w:tc>
          <w:tcPr>
            <w:tcW w:w="2688" w:type="dxa"/>
          </w:tcPr>
          <w:p w:rsidR="00685BF1" w:rsidRDefault="00685BF1" w:rsidP="00EB0CA8">
            <w:proofErr w:type="spellStart"/>
            <w:r w:rsidRPr="00EB0CA8">
              <w:t>cmdIndCh</w:t>
            </w:r>
            <w:proofErr w:type="spellEnd"/>
          </w:p>
        </w:tc>
        <w:tc>
          <w:tcPr>
            <w:tcW w:w="1047" w:type="dxa"/>
          </w:tcPr>
          <w:p w:rsidR="00685BF1" w:rsidRDefault="00685BF1" w:rsidP="00EB0CA8">
            <w:r>
              <w:t>‘/’</w:t>
            </w:r>
          </w:p>
        </w:tc>
        <w:tc>
          <w:tcPr>
            <w:tcW w:w="938" w:type="dxa"/>
          </w:tcPr>
          <w:p w:rsidR="00685BF1" w:rsidRDefault="000927AA" w:rsidP="00EB0CA8">
            <w:r>
              <w:t>‘/’</w:t>
            </w:r>
          </w:p>
        </w:tc>
        <w:tc>
          <w:tcPr>
            <w:tcW w:w="709" w:type="dxa"/>
          </w:tcPr>
          <w:p w:rsidR="00685BF1" w:rsidRDefault="005251AA" w:rsidP="00EB0CA8">
            <w:r>
              <w:rPr>
                <w:rFonts w:hint="eastAsia"/>
              </w:rPr>
              <w:t>---</w:t>
            </w:r>
          </w:p>
        </w:tc>
        <w:tc>
          <w:tcPr>
            <w:tcW w:w="676" w:type="dxa"/>
          </w:tcPr>
          <w:p w:rsidR="00685BF1" w:rsidRDefault="005251AA" w:rsidP="00EB0CA8">
            <w:r>
              <w:rPr>
                <w:rFonts w:hint="eastAsia"/>
              </w:rPr>
              <w:t>---</w:t>
            </w:r>
          </w:p>
        </w:tc>
        <w:tc>
          <w:tcPr>
            <w:tcW w:w="676" w:type="dxa"/>
          </w:tcPr>
          <w:p w:rsidR="00685BF1" w:rsidRDefault="005251AA" w:rsidP="00EB0CA8">
            <w:r>
              <w:rPr>
                <w:rFonts w:hint="eastAsia"/>
              </w:rPr>
              <w:t>---</w:t>
            </w:r>
          </w:p>
        </w:tc>
        <w:tc>
          <w:tcPr>
            <w:tcW w:w="741" w:type="dxa"/>
          </w:tcPr>
          <w:p w:rsidR="00685BF1" w:rsidRDefault="005251AA" w:rsidP="00EB0CA8">
            <w:r>
              <w:rPr>
                <w:rFonts w:hint="eastAsia"/>
              </w:rPr>
              <w:t>---</w:t>
            </w:r>
          </w:p>
        </w:tc>
        <w:tc>
          <w:tcPr>
            <w:tcW w:w="709" w:type="dxa"/>
          </w:tcPr>
          <w:p w:rsidR="00685BF1" w:rsidRDefault="005251AA" w:rsidP="00EB0CA8">
            <w:r>
              <w:rPr>
                <w:rFonts w:hint="eastAsia"/>
              </w:rPr>
              <w:t>---</w:t>
            </w:r>
          </w:p>
        </w:tc>
      </w:tr>
      <w:tr w:rsidR="008D60CD" w:rsidTr="00685BF1">
        <w:tc>
          <w:tcPr>
            <w:tcW w:w="2688" w:type="dxa"/>
          </w:tcPr>
          <w:p w:rsidR="00685BF1" w:rsidRDefault="00685BF1" w:rsidP="00EB0CA8">
            <w:proofErr w:type="spellStart"/>
            <w:r w:rsidRPr="00EB0CA8">
              <w:t>devId</w:t>
            </w:r>
            <w:proofErr w:type="spellEnd"/>
          </w:p>
        </w:tc>
        <w:tc>
          <w:tcPr>
            <w:tcW w:w="1047" w:type="dxa"/>
          </w:tcPr>
          <w:p w:rsidR="00685BF1" w:rsidRDefault="00685BF1" w:rsidP="00EB0CA8">
            <w:r>
              <w:rPr>
                <w:rFonts w:hint="eastAsia"/>
              </w:rPr>
              <w:t>X</w:t>
            </w:r>
          </w:p>
        </w:tc>
        <w:tc>
          <w:tcPr>
            <w:tcW w:w="938" w:type="dxa"/>
          </w:tcPr>
          <w:p w:rsidR="00685BF1" w:rsidRDefault="005251AA" w:rsidP="00EB0CA8">
            <w:r>
              <w:rPr>
                <w:rFonts w:hint="eastAsia"/>
              </w:rPr>
              <w:t>---</w:t>
            </w:r>
          </w:p>
        </w:tc>
        <w:tc>
          <w:tcPr>
            <w:tcW w:w="709" w:type="dxa"/>
          </w:tcPr>
          <w:p w:rsidR="00685BF1" w:rsidRDefault="005251AA" w:rsidP="00EB0CA8">
            <w:r>
              <w:rPr>
                <w:rFonts w:hint="eastAsia"/>
              </w:rPr>
              <w:t>---</w:t>
            </w:r>
          </w:p>
        </w:tc>
        <w:tc>
          <w:tcPr>
            <w:tcW w:w="676" w:type="dxa"/>
          </w:tcPr>
          <w:p w:rsidR="00685BF1" w:rsidRDefault="005251AA" w:rsidP="00EB0CA8">
            <w:r>
              <w:rPr>
                <w:rFonts w:hint="eastAsia"/>
              </w:rPr>
              <w:t>---</w:t>
            </w:r>
          </w:p>
        </w:tc>
        <w:tc>
          <w:tcPr>
            <w:tcW w:w="676" w:type="dxa"/>
          </w:tcPr>
          <w:p w:rsidR="00685BF1" w:rsidRDefault="005251AA" w:rsidP="00EB0CA8">
            <w:r>
              <w:rPr>
                <w:rFonts w:hint="eastAsia"/>
              </w:rPr>
              <w:t>---</w:t>
            </w:r>
          </w:p>
        </w:tc>
        <w:tc>
          <w:tcPr>
            <w:tcW w:w="741" w:type="dxa"/>
          </w:tcPr>
          <w:p w:rsidR="00685BF1" w:rsidRDefault="005251AA" w:rsidP="00EB0CA8">
            <w:r>
              <w:rPr>
                <w:rFonts w:hint="eastAsia"/>
              </w:rPr>
              <w:t>---</w:t>
            </w:r>
          </w:p>
        </w:tc>
        <w:tc>
          <w:tcPr>
            <w:tcW w:w="709" w:type="dxa"/>
          </w:tcPr>
          <w:p w:rsidR="00685BF1" w:rsidRDefault="005251AA" w:rsidP="00EB0CA8">
            <w:r>
              <w:rPr>
                <w:rFonts w:hint="eastAsia"/>
              </w:rPr>
              <w:t>---</w:t>
            </w:r>
          </w:p>
        </w:tc>
      </w:tr>
      <w:tr w:rsidR="008D60CD" w:rsidTr="00685BF1">
        <w:tc>
          <w:tcPr>
            <w:tcW w:w="2688" w:type="dxa"/>
          </w:tcPr>
          <w:p w:rsidR="00685BF1" w:rsidRDefault="00685BF1" w:rsidP="00EB0CA8">
            <w:proofErr w:type="spellStart"/>
            <w:r w:rsidRPr="00EB0CA8">
              <w:t>rsLen</w:t>
            </w:r>
            <w:proofErr w:type="spellEnd"/>
          </w:p>
        </w:tc>
        <w:tc>
          <w:tcPr>
            <w:tcW w:w="1047" w:type="dxa"/>
          </w:tcPr>
          <w:p w:rsidR="00685BF1" w:rsidRDefault="00685BF1" w:rsidP="00B603BC">
            <w:r>
              <w:rPr>
                <w:rFonts w:hint="eastAsia"/>
              </w:rPr>
              <w:t>X</w:t>
            </w:r>
          </w:p>
        </w:tc>
        <w:tc>
          <w:tcPr>
            <w:tcW w:w="938" w:type="dxa"/>
          </w:tcPr>
          <w:p w:rsidR="00685BF1" w:rsidRDefault="005251AA" w:rsidP="00EB0CA8">
            <w:r>
              <w:rPr>
                <w:rFonts w:hint="eastAsia"/>
              </w:rPr>
              <w:t>---</w:t>
            </w:r>
          </w:p>
        </w:tc>
        <w:tc>
          <w:tcPr>
            <w:tcW w:w="709" w:type="dxa"/>
          </w:tcPr>
          <w:p w:rsidR="00685BF1" w:rsidRDefault="005251AA" w:rsidP="00EB0CA8">
            <w:r>
              <w:rPr>
                <w:rFonts w:hint="eastAsia"/>
              </w:rPr>
              <w:t>---</w:t>
            </w:r>
          </w:p>
        </w:tc>
        <w:tc>
          <w:tcPr>
            <w:tcW w:w="676" w:type="dxa"/>
          </w:tcPr>
          <w:p w:rsidR="00685BF1" w:rsidRDefault="005251AA" w:rsidP="00EB0CA8">
            <w:r>
              <w:rPr>
                <w:rFonts w:hint="eastAsia"/>
              </w:rPr>
              <w:t>---</w:t>
            </w:r>
          </w:p>
        </w:tc>
        <w:tc>
          <w:tcPr>
            <w:tcW w:w="676" w:type="dxa"/>
          </w:tcPr>
          <w:p w:rsidR="00685BF1" w:rsidRDefault="005251AA" w:rsidP="00EB0CA8">
            <w:r>
              <w:rPr>
                <w:rFonts w:hint="eastAsia"/>
              </w:rPr>
              <w:t>---</w:t>
            </w:r>
          </w:p>
        </w:tc>
        <w:tc>
          <w:tcPr>
            <w:tcW w:w="741" w:type="dxa"/>
          </w:tcPr>
          <w:p w:rsidR="00685BF1" w:rsidRDefault="005251AA" w:rsidP="00EB0CA8">
            <w:r>
              <w:rPr>
                <w:rFonts w:hint="eastAsia"/>
              </w:rPr>
              <w:t>---</w:t>
            </w:r>
          </w:p>
        </w:tc>
        <w:tc>
          <w:tcPr>
            <w:tcW w:w="709" w:type="dxa"/>
          </w:tcPr>
          <w:p w:rsidR="00685BF1" w:rsidRDefault="005251AA" w:rsidP="00EB0CA8">
            <w:r>
              <w:rPr>
                <w:rFonts w:hint="eastAsia"/>
              </w:rPr>
              <w:t>---</w:t>
            </w:r>
          </w:p>
        </w:tc>
      </w:tr>
      <w:tr w:rsidR="008D60CD" w:rsidTr="00685BF1">
        <w:tc>
          <w:tcPr>
            <w:tcW w:w="2688" w:type="dxa"/>
          </w:tcPr>
          <w:p w:rsidR="00685BF1" w:rsidRPr="00EB0CA8" w:rsidRDefault="00685BF1" w:rsidP="00EB0CA8">
            <w:proofErr w:type="spellStart"/>
            <w:r w:rsidRPr="00EB0CA8">
              <w:t>extEpNums</w:t>
            </w:r>
            <w:proofErr w:type="spellEnd"/>
          </w:p>
        </w:tc>
        <w:tc>
          <w:tcPr>
            <w:tcW w:w="1047" w:type="dxa"/>
          </w:tcPr>
          <w:p w:rsidR="00685BF1" w:rsidRDefault="00685BF1" w:rsidP="00EB0CA8">
            <w:r>
              <w:rPr>
                <w:rFonts w:hint="eastAsia"/>
              </w:rPr>
              <w:t>0</w:t>
            </w:r>
          </w:p>
        </w:tc>
        <w:tc>
          <w:tcPr>
            <w:tcW w:w="938" w:type="dxa"/>
          </w:tcPr>
          <w:p w:rsidR="00685BF1" w:rsidRDefault="002F57AC" w:rsidP="00EB0CA8">
            <w:r>
              <w:rPr>
                <w:rFonts w:hint="eastAsia"/>
              </w:rPr>
              <w:t>3</w:t>
            </w:r>
          </w:p>
        </w:tc>
        <w:tc>
          <w:tcPr>
            <w:tcW w:w="709" w:type="dxa"/>
          </w:tcPr>
          <w:p w:rsidR="00685BF1" w:rsidRDefault="002F57AC" w:rsidP="00EB0CA8">
            <w:r>
              <w:rPr>
                <w:rFonts w:hint="eastAsia"/>
              </w:rPr>
              <w:t>0</w:t>
            </w:r>
          </w:p>
        </w:tc>
        <w:tc>
          <w:tcPr>
            <w:tcW w:w="676" w:type="dxa"/>
          </w:tcPr>
          <w:p w:rsidR="00685BF1" w:rsidRDefault="002F57AC" w:rsidP="00EB0CA8">
            <w:r>
              <w:rPr>
                <w:rFonts w:hint="eastAsia"/>
              </w:rPr>
              <w:t>0</w:t>
            </w:r>
          </w:p>
        </w:tc>
        <w:tc>
          <w:tcPr>
            <w:tcW w:w="676" w:type="dxa"/>
          </w:tcPr>
          <w:p w:rsidR="00685BF1" w:rsidRDefault="002F57AC" w:rsidP="00EB0CA8">
            <w:r>
              <w:rPr>
                <w:rFonts w:hint="eastAsia"/>
              </w:rPr>
              <w:t>1</w:t>
            </w:r>
          </w:p>
        </w:tc>
        <w:tc>
          <w:tcPr>
            <w:tcW w:w="741" w:type="dxa"/>
          </w:tcPr>
          <w:p w:rsidR="00685BF1" w:rsidRDefault="002F57AC" w:rsidP="00EB0CA8">
            <w:r>
              <w:rPr>
                <w:rFonts w:hint="eastAsia"/>
              </w:rPr>
              <w:t>1</w:t>
            </w:r>
          </w:p>
        </w:tc>
        <w:tc>
          <w:tcPr>
            <w:tcW w:w="709" w:type="dxa"/>
          </w:tcPr>
          <w:p w:rsidR="00685BF1" w:rsidRDefault="002F57AC" w:rsidP="00EB0CA8">
            <w:r>
              <w:rPr>
                <w:rFonts w:hint="eastAsia"/>
              </w:rPr>
              <w:t>1</w:t>
            </w:r>
          </w:p>
        </w:tc>
      </w:tr>
      <w:tr w:rsidR="008D60CD" w:rsidTr="00685BF1">
        <w:tc>
          <w:tcPr>
            <w:tcW w:w="2688" w:type="dxa"/>
          </w:tcPr>
          <w:p w:rsidR="00685BF1" w:rsidRPr="00EB0CA8" w:rsidRDefault="00685BF1" w:rsidP="00EB0CA8">
            <w:proofErr w:type="spellStart"/>
            <w:r w:rsidRPr="00E63337">
              <w:t>defaultBlinkEnable</w:t>
            </w:r>
            <w:proofErr w:type="spellEnd"/>
          </w:p>
        </w:tc>
        <w:tc>
          <w:tcPr>
            <w:tcW w:w="1047" w:type="dxa"/>
          </w:tcPr>
          <w:p w:rsidR="00685BF1" w:rsidRDefault="00685BF1" w:rsidP="00EB0CA8">
            <w:r>
              <w:rPr>
                <w:rFonts w:hint="eastAsia"/>
              </w:rPr>
              <w:t>TRUE</w:t>
            </w:r>
          </w:p>
        </w:tc>
        <w:tc>
          <w:tcPr>
            <w:tcW w:w="938" w:type="dxa"/>
          </w:tcPr>
          <w:p w:rsidR="00685BF1" w:rsidRDefault="00EF4CC7" w:rsidP="00EB0CA8">
            <w:r>
              <w:rPr>
                <w:rFonts w:hint="eastAsia"/>
              </w:rPr>
              <w:t>TRUE</w:t>
            </w:r>
          </w:p>
        </w:tc>
        <w:tc>
          <w:tcPr>
            <w:tcW w:w="709" w:type="dxa"/>
          </w:tcPr>
          <w:p w:rsidR="00685BF1" w:rsidRDefault="00EF4CC7" w:rsidP="00EB0CA8">
            <w:r>
              <w:rPr>
                <w:rFonts w:hint="eastAsia"/>
              </w:rPr>
              <w:t>TRUE</w:t>
            </w:r>
          </w:p>
        </w:tc>
        <w:tc>
          <w:tcPr>
            <w:tcW w:w="676" w:type="dxa"/>
          </w:tcPr>
          <w:p w:rsidR="00685BF1" w:rsidRDefault="00EF4CC7" w:rsidP="00EB0CA8">
            <w:r>
              <w:rPr>
                <w:rFonts w:hint="eastAsia"/>
              </w:rPr>
              <w:t>TRUE</w:t>
            </w:r>
          </w:p>
        </w:tc>
        <w:tc>
          <w:tcPr>
            <w:tcW w:w="676" w:type="dxa"/>
          </w:tcPr>
          <w:p w:rsidR="00685BF1" w:rsidRDefault="00EF4CC7" w:rsidP="00EB0CA8">
            <w:r>
              <w:rPr>
                <w:rFonts w:hint="eastAsia"/>
              </w:rPr>
              <w:t>TRUE</w:t>
            </w:r>
          </w:p>
        </w:tc>
        <w:tc>
          <w:tcPr>
            <w:tcW w:w="741" w:type="dxa"/>
          </w:tcPr>
          <w:p w:rsidR="00685BF1" w:rsidRDefault="00EF4CC7" w:rsidP="00EB0CA8">
            <w:r>
              <w:rPr>
                <w:rFonts w:hint="eastAsia"/>
              </w:rPr>
              <w:t>TRUE</w:t>
            </w:r>
          </w:p>
        </w:tc>
        <w:tc>
          <w:tcPr>
            <w:tcW w:w="709" w:type="dxa"/>
          </w:tcPr>
          <w:p w:rsidR="00685BF1" w:rsidRDefault="00EF4CC7" w:rsidP="00EB0CA8">
            <w:r>
              <w:rPr>
                <w:rFonts w:hint="eastAsia"/>
              </w:rPr>
              <w:t>TRUE</w:t>
            </w:r>
          </w:p>
        </w:tc>
      </w:tr>
      <w:tr w:rsidR="008D60CD" w:rsidTr="00685BF1">
        <w:tc>
          <w:tcPr>
            <w:tcW w:w="2688" w:type="dxa"/>
          </w:tcPr>
          <w:p w:rsidR="00685BF1" w:rsidRPr="00E63337" w:rsidRDefault="00685BF1" w:rsidP="00EB0CA8">
            <w:proofErr w:type="spellStart"/>
            <w:r w:rsidRPr="00E63337">
              <w:t>lowBatteryAlarm</w:t>
            </w:r>
            <w:proofErr w:type="spellEnd"/>
          </w:p>
        </w:tc>
        <w:tc>
          <w:tcPr>
            <w:tcW w:w="1047" w:type="dxa"/>
          </w:tcPr>
          <w:p w:rsidR="00685BF1" w:rsidRDefault="00685BF1" w:rsidP="00EB0CA8">
            <w:r>
              <w:rPr>
                <w:rFonts w:hint="eastAsia"/>
              </w:rPr>
              <w:t xml:space="preserve">No </w:t>
            </w:r>
            <w:r>
              <w:lastRenderedPageBreak/>
              <w:t>Used</w:t>
            </w:r>
          </w:p>
        </w:tc>
        <w:tc>
          <w:tcPr>
            <w:tcW w:w="938" w:type="dxa"/>
          </w:tcPr>
          <w:p w:rsidR="00685BF1" w:rsidRDefault="005251AA" w:rsidP="00EB0CA8">
            <w:r>
              <w:rPr>
                <w:rFonts w:hint="eastAsia"/>
              </w:rPr>
              <w:lastRenderedPageBreak/>
              <w:t>---</w:t>
            </w:r>
          </w:p>
        </w:tc>
        <w:tc>
          <w:tcPr>
            <w:tcW w:w="709" w:type="dxa"/>
          </w:tcPr>
          <w:p w:rsidR="00685BF1" w:rsidRDefault="005251AA" w:rsidP="00EB0CA8">
            <w:r>
              <w:rPr>
                <w:rFonts w:hint="eastAsia"/>
              </w:rPr>
              <w:t>---</w:t>
            </w:r>
          </w:p>
        </w:tc>
        <w:tc>
          <w:tcPr>
            <w:tcW w:w="676" w:type="dxa"/>
          </w:tcPr>
          <w:p w:rsidR="00685BF1" w:rsidRDefault="005251AA" w:rsidP="00EB0CA8">
            <w:r>
              <w:rPr>
                <w:rFonts w:hint="eastAsia"/>
              </w:rPr>
              <w:t>---</w:t>
            </w:r>
          </w:p>
        </w:tc>
        <w:tc>
          <w:tcPr>
            <w:tcW w:w="676" w:type="dxa"/>
          </w:tcPr>
          <w:p w:rsidR="00685BF1" w:rsidRDefault="005251AA" w:rsidP="00EB0CA8">
            <w:r>
              <w:rPr>
                <w:rFonts w:hint="eastAsia"/>
              </w:rPr>
              <w:t>---</w:t>
            </w:r>
          </w:p>
        </w:tc>
        <w:tc>
          <w:tcPr>
            <w:tcW w:w="741" w:type="dxa"/>
          </w:tcPr>
          <w:p w:rsidR="00685BF1" w:rsidRDefault="005251AA" w:rsidP="00EB0CA8">
            <w:r>
              <w:rPr>
                <w:rFonts w:hint="eastAsia"/>
              </w:rPr>
              <w:t>---</w:t>
            </w:r>
          </w:p>
        </w:tc>
        <w:tc>
          <w:tcPr>
            <w:tcW w:w="709" w:type="dxa"/>
          </w:tcPr>
          <w:p w:rsidR="00685BF1" w:rsidRDefault="005251AA" w:rsidP="00EB0CA8">
            <w:r>
              <w:rPr>
                <w:rFonts w:hint="eastAsia"/>
              </w:rPr>
              <w:t>---</w:t>
            </w:r>
          </w:p>
        </w:tc>
      </w:tr>
      <w:tr w:rsidR="008D60CD" w:rsidTr="00685BF1">
        <w:tc>
          <w:tcPr>
            <w:tcW w:w="2688" w:type="dxa"/>
          </w:tcPr>
          <w:p w:rsidR="00685BF1" w:rsidRDefault="00685BF1" w:rsidP="00EB0CA8">
            <w:proofErr w:type="spellStart"/>
            <w:r w:rsidRPr="00EB0CA8">
              <w:lastRenderedPageBreak/>
              <w:t>maxPollFailureRetries</w:t>
            </w:r>
            <w:proofErr w:type="spellEnd"/>
          </w:p>
        </w:tc>
        <w:tc>
          <w:tcPr>
            <w:tcW w:w="1047" w:type="dxa"/>
          </w:tcPr>
          <w:p w:rsidR="00685BF1" w:rsidRDefault="00685BF1" w:rsidP="00EB0CA8">
            <w:r>
              <w:rPr>
                <w:rFonts w:hint="eastAsia"/>
              </w:rPr>
              <w:t>3</w:t>
            </w:r>
          </w:p>
        </w:tc>
        <w:tc>
          <w:tcPr>
            <w:tcW w:w="938" w:type="dxa"/>
          </w:tcPr>
          <w:p w:rsidR="00685BF1" w:rsidRDefault="00A033EA" w:rsidP="00EB0CA8">
            <w:r>
              <w:t>10</w:t>
            </w:r>
          </w:p>
        </w:tc>
        <w:tc>
          <w:tcPr>
            <w:tcW w:w="709" w:type="dxa"/>
          </w:tcPr>
          <w:p w:rsidR="00685BF1" w:rsidRDefault="00A033EA" w:rsidP="00EB0CA8">
            <w:r>
              <w:rPr>
                <w:rFonts w:hint="eastAsia"/>
              </w:rPr>
              <w:t>3</w:t>
            </w:r>
          </w:p>
        </w:tc>
        <w:tc>
          <w:tcPr>
            <w:tcW w:w="676" w:type="dxa"/>
          </w:tcPr>
          <w:p w:rsidR="00685BF1" w:rsidRDefault="00A033EA" w:rsidP="00EB0CA8">
            <w:r>
              <w:rPr>
                <w:rFonts w:hint="eastAsia"/>
              </w:rPr>
              <w:t>3</w:t>
            </w:r>
          </w:p>
        </w:tc>
        <w:tc>
          <w:tcPr>
            <w:tcW w:w="676" w:type="dxa"/>
          </w:tcPr>
          <w:p w:rsidR="00685BF1" w:rsidRDefault="00A033EA" w:rsidP="00EB0CA8">
            <w:r>
              <w:rPr>
                <w:rFonts w:hint="eastAsia"/>
              </w:rPr>
              <w:t>5</w:t>
            </w:r>
          </w:p>
        </w:tc>
        <w:tc>
          <w:tcPr>
            <w:tcW w:w="741" w:type="dxa"/>
          </w:tcPr>
          <w:p w:rsidR="00685BF1" w:rsidRDefault="00A033EA" w:rsidP="00EB0CA8">
            <w:r>
              <w:rPr>
                <w:rFonts w:hint="eastAsia"/>
              </w:rPr>
              <w:t>5</w:t>
            </w:r>
          </w:p>
        </w:tc>
        <w:tc>
          <w:tcPr>
            <w:tcW w:w="709" w:type="dxa"/>
          </w:tcPr>
          <w:p w:rsidR="00685BF1" w:rsidRDefault="00A033EA" w:rsidP="00EB0CA8">
            <w:r>
              <w:rPr>
                <w:rFonts w:hint="eastAsia"/>
              </w:rPr>
              <w:t>5</w:t>
            </w:r>
          </w:p>
        </w:tc>
      </w:tr>
      <w:tr w:rsidR="008D60CD" w:rsidTr="00685BF1">
        <w:tc>
          <w:tcPr>
            <w:tcW w:w="2688" w:type="dxa"/>
          </w:tcPr>
          <w:p w:rsidR="00685BF1" w:rsidRDefault="00685BF1" w:rsidP="00EB0CA8">
            <w:proofErr w:type="spellStart"/>
            <w:r w:rsidRPr="00EB0CA8">
              <w:t>MinutesSendHeartToCoord</w:t>
            </w:r>
            <w:proofErr w:type="spellEnd"/>
          </w:p>
        </w:tc>
        <w:tc>
          <w:tcPr>
            <w:tcW w:w="1047" w:type="dxa"/>
          </w:tcPr>
          <w:p w:rsidR="00685BF1" w:rsidRDefault="00685BF1" w:rsidP="00EB0CA8">
            <w:r>
              <w:rPr>
                <w:rFonts w:hint="eastAsia"/>
              </w:rPr>
              <w:t>3</w:t>
            </w:r>
          </w:p>
        </w:tc>
        <w:tc>
          <w:tcPr>
            <w:tcW w:w="938" w:type="dxa"/>
          </w:tcPr>
          <w:p w:rsidR="00685BF1" w:rsidRDefault="003A27F3" w:rsidP="00EB0CA8">
            <w:r>
              <w:rPr>
                <w:rFonts w:hint="eastAsia"/>
              </w:rPr>
              <w:t>10</w:t>
            </w:r>
          </w:p>
        </w:tc>
        <w:tc>
          <w:tcPr>
            <w:tcW w:w="709" w:type="dxa"/>
          </w:tcPr>
          <w:p w:rsidR="00685BF1" w:rsidRDefault="003A27F3" w:rsidP="00EB0CA8">
            <w:r>
              <w:rPr>
                <w:rFonts w:hint="eastAsia"/>
              </w:rPr>
              <w:t>180</w:t>
            </w:r>
          </w:p>
        </w:tc>
        <w:tc>
          <w:tcPr>
            <w:tcW w:w="676" w:type="dxa"/>
          </w:tcPr>
          <w:p w:rsidR="00685BF1" w:rsidRDefault="003A27F3" w:rsidP="00EB0CA8">
            <w:r>
              <w:rPr>
                <w:rFonts w:hint="eastAsia"/>
              </w:rPr>
              <w:t>180</w:t>
            </w:r>
          </w:p>
        </w:tc>
        <w:tc>
          <w:tcPr>
            <w:tcW w:w="676" w:type="dxa"/>
          </w:tcPr>
          <w:p w:rsidR="00685BF1" w:rsidRDefault="003A27F3" w:rsidP="00EB0CA8">
            <w:r>
              <w:rPr>
                <w:rFonts w:hint="eastAsia"/>
              </w:rPr>
              <w:t>30</w:t>
            </w:r>
          </w:p>
        </w:tc>
        <w:tc>
          <w:tcPr>
            <w:tcW w:w="741" w:type="dxa"/>
          </w:tcPr>
          <w:p w:rsidR="00685BF1" w:rsidRDefault="003A27F3" w:rsidP="00EB0CA8">
            <w:r>
              <w:rPr>
                <w:rFonts w:hint="eastAsia"/>
              </w:rPr>
              <w:t>30</w:t>
            </w:r>
          </w:p>
        </w:tc>
        <w:tc>
          <w:tcPr>
            <w:tcW w:w="709" w:type="dxa"/>
          </w:tcPr>
          <w:p w:rsidR="00685BF1" w:rsidRDefault="003A27F3" w:rsidP="00EB0CA8">
            <w:r>
              <w:rPr>
                <w:rFonts w:hint="eastAsia"/>
              </w:rPr>
              <w:t>30</w:t>
            </w:r>
          </w:p>
        </w:tc>
      </w:tr>
      <w:tr w:rsidR="008D60CD" w:rsidTr="00685BF1">
        <w:tc>
          <w:tcPr>
            <w:tcW w:w="2688" w:type="dxa"/>
          </w:tcPr>
          <w:p w:rsidR="00685BF1" w:rsidRDefault="00685BF1" w:rsidP="00EB0CA8">
            <w:proofErr w:type="spellStart"/>
            <w:r w:rsidRPr="00EB0CA8">
              <w:t>MinutesHeartWithApsAck</w:t>
            </w:r>
            <w:proofErr w:type="spellEnd"/>
          </w:p>
        </w:tc>
        <w:tc>
          <w:tcPr>
            <w:tcW w:w="1047" w:type="dxa"/>
          </w:tcPr>
          <w:p w:rsidR="00685BF1" w:rsidRDefault="00685BF1" w:rsidP="00EB0CA8">
            <w:r>
              <w:rPr>
                <w:rFonts w:hint="eastAsia"/>
              </w:rPr>
              <w:t>10</w:t>
            </w:r>
          </w:p>
        </w:tc>
        <w:tc>
          <w:tcPr>
            <w:tcW w:w="938" w:type="dxa"/>
          </w:tcPr>
          <w:p w:rsidR="00685BF1" w:rsidRDefault="003A27F3" w:rsidP="00EB0CA8">
            <w:r>
              <w:rPr>
                <w:rFonts w:hint="eastAsia"/>
              </w:rPr>
              <w:t>10</w:t>
            </w:r>
          </w:p>
        </w:tc>
        <w:tc>
          <w:tcPr>
            <w:tcW w:w="709" w:type="dxa"/>
          </w:tcPr>
          <w:p w:rsidR="00685BF1" w:rsidRDefault="003A27F3" w:rsidP="00EB0CA8">
            <w:r>
              <w:rPr>
                <w:rFonts w:hint="eastAsia"/>
              </w:rPr>
              <w:t>60</w:t>
            </w:r>
          </w:p>
        </w:tc>
        <w:tc>
          <w:tcPr>
            <w:tcW w:w="676" w:type="dxa"/>
          </w:tcPr>
          <w:p w:rsidR="00685BF1" w:rsidRDefault="003A27F3" w:rsidP="00EB0CA8">
            <w:r>
              <w:rPr>
                <w:rFonts w:hint="eastAsia"/>
              </w:rPr>
              <w:t>60</w:t>
            </w:r>
          </w:p>
        </w:tc>
        <w:tc>
          <w:tcPr>
            <w:tcW w:w="676" w:type="dxa"/>
          </w:tcPr>
          <w:p w:rsidR="00685BF1" w:rsidRDefault="003A27F3" w:rsidP="00EB0CA8">
            <w:r>
              <w:rPr>
                <w:rFonts w:hint="eastAsia"/>
              </w:rPr>
              <w:t>30</w:t>
            </w:r>
          </w:p>
        </w:tc>
        <w:tc>
          <w:tcPr>
            <w:tcW w:w="741" w:type="dxa"/>
          </w:tcPr>
          <w:p w:rsidR="00685BF1" w:rsidRDefault="003A27F3" w:rsidP="00EB0CA8">
            <w:r>
              <w:rPr>
                <w:rFonts w:hint="eastAsia"/>
              </w:rPr>
              <w:t>30</w:t>
            </w:r>
          </w:p>
        </w:tc>
        <w:tc>
          <w:tcPr>
            <w:tcW w:w="709" w:type="dxa"/>
          </w:tcPr>
          <w:p w:rsidR="00685BF1" w:rsidRDefault="003A27F3" w:rsidP="00EB0CA8">
            <w:r>
              <w:rPr>
                <w:rFonts w:hint="eastAsia"/>
              </w:rPr>
              <w:t>30</w:t>
            </w:r>
          </w:p>
        </w:tc>
      </w:tr>
      <w:tr w:rsidR="008D60CD" w:rsidTr="00685BF1">
        <w:tc>
          <w:tcPr>
            <w:tcW w:w="2688" w:type="dxa"/>
          </w:tcPr>
          <w:p w:rsidR="00685BF1" w:rsidRDefault="00685BF1" w:rsidP="00426643">
            <w:proofErr w:type="spellStart"/>
            <w:r w:rsidRPr="00EB0CA8">
              <w:t>heartBeatIntval</w:t>
            </w:r>
            <w:proofErr w:type="spellEnd"/>
            <w:r w:rsidR="00426643">
              <w:t xml:space="preserve"> </w:t>
            </w:r>
            <w:r w:rsidR="00426643">
              <w:rPr>
                <w:rFonts w:hint="eastAsia"/>
              </w:rPr>
              <w:t>(</w:t>
            </w:r>
            <w:r w:rsidR="00426643">
              <w:t>/s)</w:t>
            </w:r>
          </w:p>
        </w:tc>
        <w:tc>
          <w:tcPr>
            <w:tcW w:w="1047" w:type="dxa"/>
          </w:tcPr>
          <w:p w:rsidR="00685BF1" w:rsidRDefault="00426643" w:rsidP="00EB0CA8">
            <w:r>
              <w:rPr>
                <w:rFonts w:hint="eastAsia"/>
              </w:rPr>
              <w:t>60</w:t>
            </w:r>
          </w:p>
        </w:tc>
        <w:tc>
          <w:tcPr>
            <w:tcW w:w="938" w:type="dxa"/>
          </w:tcPr>
          <w:p w:rsidR="00685BF1" w:rsidRDefault="00426643" w:rsidP="00EB0CA8">
            <w:r>
              <w:rPr>
                <w:rFonts w:hint="eastAsia"/>
              </w:rPr>
              <w:t>60</w:t>
            </w:r>
          </w:p>
        </w:tc>
        <w:tc>
          <w:tcPr>
            <w:tcW w:w="709" w:type="dxa"/>
          </w:tcPr>
          <w:p w:rsidR="00685BF1" w:rsidRDefault="00426643" w:rsidP="00EB0CA8">
            <w:r>
              <w:rPr>
                <w:rFonts w:hint="eastAsia"/>
              </w:rPr>
              <w:t>60</w:t>
            </w:r>
          </w:p>
        </w:tc>
        <w:tc>
          <w:tcPr>
            <w:tcW w:w="676" w:type="dxa"/>
          </w:tcPr>
          <w:p w:rsidR="00685BF1" w:rsidRDefault="00426643" w:rsidP="00EB0CA8">
            <w:r>
              <w:rPr>
                <w:rFonts w:hint="eastAsia"/>
              </w:rPr>
              <w:t>60</w:t>
            </w:r>
          </w:p>
        </w:tc>
        <w:tc>
          <w:tcPr>
            <w:tcW w:w="676" w:type="dxa"/>
          </w:tcPr>
          <w:p w:rsidR="00685BF1" w:rsidRDefault="00426643" w:rsidP="00EB0CA8">
            <w:r>
              <w:rPr>
                <w:rFonts w:hint="eastAsia"/>
              </w:rPr>
              <w:t>60</w:t>
            </w:r>
          </w:p>
        </w:tc>
        <w:tc>
          <w:tcPr>
            <w:tcW w:w="741" w:type="dxa"/>
          </w:tcPr>
          <w:p w:rsidR="00685BF1" w:rsidRDefault="00426643" w:rsidP="00EB0CA8">
            <w:r>
              <w:rPr>
                <w:rFonts w:hint="eastAsia"/>
              </w:rPr>
              <w:t>60</w:t>
            </w:r>
          </w:p>
        </w:tc>
        <w:tc>
          <w:tcPr>
            <w:tcW w:w="709" w:type="dxa"/>
          </w:tcPr>
          <w:p w:rsidR="00685BF1" w:rsidRDefault="00426643" w:rsidP="00EB0CA8">
            <w:r>
              <w:rPr>
                <w:rFonts w:hint="eastAsia"/>
              </w:rPr>
              <w:t>60</w:t>
            </w:r>
          </w:p>
        </w:tc>
      </w:tr>
      <w:tr w:rsidR="008D60CD" w:rsidTr="00685BF1">
        <w:tc>
          <w:tcPr>
            <w:tcW w:w="2688" w:type="dxa"/>
          </w:tcPr>
          <w:p w:rsidR="00685BF1" w:rsidRPr="00EB0CA8" w:rsidRDefault="00685BF1" w:rsidP="00AF61E0">
            <w:proofErr w:type="spellStart"/>
            <w:r w:rsidRPr="00B603BC">
              <w:t>shortPollInterval</w:t>
            </w:r>
            <w:proofErr w:type="spellEnd"/>
            <w:r w:rsidR="005A066A">
              <w:t xml:space="preserve"> </w:t>
            </w:r>
            <w:r w:rsidR="005A066A">
              <w:rPr>
                <w:rFonts w:hint="eastAsia"/>
              </w:rPr>
              <w:t>(</w:t>
            </w:r>
            <w:r w:rsidR="00AF61E0">
              <w:t>x)</w:t>
            </w:r>
            <w:proofErr w:type="spellStart"/>
            <w:r w:rsidR="005A066A">
              <w:t>ms</w:t>
            </w:r>
            <w:proofErr w:type="spellEnd"/>
          </w:p>
        </w:tc>
        <w:tc>
          <w:tcPr>
            <w:tcW w:w="1047" w:type="dxa"/>
          </w:tcPr>
          <w:p w:rsidR="00685BF1" w:rsidRDefault="00685BF1" w:rsidP="00EB0CA8">
            <w:r>
              <w:rPr>
                <w:rFonts w:hint="eastAsia"/>
              </w:rPr>
              <w:t>500</w:t>
            </w:r>
            <w:r w:rsidR="00EB628F">
              <w:t>ms</w:t>
            </w:r>
          </w:p>
        </w:tc>
        <w:tc>
          <w:tcPr>
            <w:tcW w:w="938" w:type="dxa"/>
          </w:tcPr>
          <w:p w:rsidR="00685BF1" w:rsidRDefault="00535132" w:rsidP="00EB0CA8">
            <w:r>
              <w:rPr>
                <w:rFonts w:hint="eastAsia"/>
              </w:rPr>
              <w:t>500</w:t>
            </w:r>
            <w:r w:rsidR="00EB628F">
              <w:t>ms</w:t>
            </w:r>
          </w:p>
        </w:tc>
        <w:tc>
          <w:tcPr>
            <w:tcW w:w="709" w:type="dxa"/>
          </w:tcPr>
          <w:p w:rsidR="00685BF1" w:rsidRDefault="00EB628F" w:rsidP="00EB0CA8">
            <w:r>
              <w:rPr>
                <w:rFonts w:hint="eastAsia"/>
              </w:rPr>
              <w:t>5</w:t>
            </w:r>
          </w:p>
        </w:tc>
        <w:tc>
          <w:tcPr>
            <w:tcW w:w="676" w:type="dxa"/>
          </w:tcPr>
          <w:p w:rsidR="00685BF1" w:rsidRDefault="00EB628F" w:rsidP="00EB0CA8">
            <w:r>
              <w:rPr>
                <w:rFonts w:hint="eastAsia"/>
              </w:rPr>
              <w:t>5</w:t>
            </w:r>
          </w:p>
        </w:tc>
        <w:tc>
          <w:tcPr>
            <w:tcW w:w="676" w:type="dxa"/>
          </w:tcPr>
          <w:p w:rsidR="00685BF1" w:rsidRDefault="00EB628F" w:rsidP="00EB0CA8">
            <w:r>
              <w:rPr>
                <w:rFonts w:hint="eastAsia"/>
              </w:rPr>
              <w:t>2</w:t>
            </w:r>
          </w:p>
        </w:tc>
        <w:tc>
          <w:tcPr>
            <w:tcW w:w="741" w:type="dxa"/>
          </w:tcPr>
          <w:p w:rsidR="00685BF1" w:rsidRDefault="00EB628F" w:rsidP="00EB0CA8">
            <w:r>
              <w:rPr>
                <w:rFonts w:hint="eastAsia"/>
              </w:rPr>
              <w:t>2</w:t>
            </w:r>
          </w:p>
        </w:tc>
        <w:tc>
          <w:tcPr>
            <w:tcW w:w="709" w:type="dxa"/>
          </w:tcPr>
          <w:p w:rsidR="00685BF1" w:rsidRDefault="00EB628F" w:rsidP="00EB0CA8">
            <w:r>
              <w:rPr>
                <w:rFonts w:hint="eastAsia"/>
              </w:rPr>
              <w:t>2</w:t>
            </w:r>
          </w:p>
        </w:tc>
      </w:tr>
      <w:tr w:rsidR="008D60CD" w:rsidTr="00685BF1">
        <w:tc>
          <w:tcPr>
            <w:tcW w:w="2688" w:type="dxa"/>
          </w:tcPr>
          <w:p w:rsidR="00685BF1" w:rsidRPr="00EB0CA8" w:rsidRDefault="00685BF1" w:rsidP="00EB0CA8">
            <w:proofErr w:type="spellStart"/>
            <w:r w:rsidRPr="00B603BC">
              <w:t>enablelongPoll</w:t>
            </w:r>
            <w:proofErr w:type="spellEnd"/>
          </w:p>
        </w:tc>
        <w:tc>
          <w:tcPr>
            <w:tcW w:w="1047" w:type="dxa"/>
          </w:tcPr>
          <w:p w:rsidR="00685BF1" w:rsidRDefault="00685BF1" w:rsidP="00EB0CA8">
            <w:r>
              <w:rPr>
                <w:rFonts w:hint="eastAsia"/>
              </w:rPr>
              <w:t>FALSE</w:t>
            </w:r>
          </w:p>
        </w:tc>
        <w:tc>
          <w:tcPr>
            <w:tcW w:w="938" w:type="dxa"/>
          </w:tcPr>
          <w:p w:rsidR="00685BF1" w:rsidRDefault="00535132" w:rsidP="00EB0CA8">
            <w:r>
              <w:rPr>
                <w:rFonts w:hint="eastAsia"/>
              </w:rPr>
              <w:t>TRUE</w:t>
            </w:r>
          </w:p>
        </w:tc>
        <w:tc>
          <w:tcPr>
            <w:tcW w:w="709" w:type="dxa"/>
          </w:tcPr>
          <w:p w:rsidR="00685BF1" w:rsidRDefault="00EB628F" w:rsidP="00EB0CA8">
            <w:r>
              <w:rPr>
                <w:rFonts w:hint="eastAsia"/>
              </w:rPr>
              <w:t>TRUE</w:t>
            </w:r>
          </w:p>
        </w:tc>
        <w:tc>
          <w:tcPr>
            <w:tcW w:w="676" w:type="dxa"/>
          </w:tcPr>
          <w:p w:rsidR="00685BF1" w:rsidRDefault="00EB628F" w:rsidP="00EB0CA8">
            <w:r>
              <w:rPr>
                <w:rFonts w:hint="eastAsia"/>
              </w:rPr>
              <w:t>TRUE</w:t>
            </w:r>
          </w:p>
        </w:tc>
        <w:tc>
          <w:tcPr>
            <w:tcW w:w="676" w:type="dxa"/>
          </w:tcPr>
          <w:p w:rsidR="00685BF1" w:rsidRDefault="00EB628F" w:rsidP="00EB0CA8">
            <w:r>
              <w:rPr>
                <w:rFonts w:hint="eastAsia"/>
              </w:rPr>
              <w:t>FALSE</w:t>
            </w:r>
          </w:p>
        </w:tc>
        <w:tc>
          <w:tcPr>
            <w:tcW w:w="741" w:type="dxa"/>
          </w:tcPr>
          <w:p w:rsidR="00685BF1" w:rsidRDefault="00EB628F" w:rsidP="00EB0CA8">
            <w:r>
              <w:rPr>
                <w:rFonts w:hint="eastAsia"/>
              </w:rPr>
              <w:t>FALSE</w:t>
            </w:r>
          </w:p>
        </w:tc>
        <w:tc>
          <w:tcPr>
            <w:tcW w:w="709" w:type="dxa"/>
          </w:tcPr>
          <w:p w:rsidR="00685BF1" w:rsidRDefault="00EB628F" w:rsidP="00EB0CA8">
            <w:r>
              <w:rPr>
                <w:rFonts w:hint="eastAsia"/>
              </w:rPr>
              <w:t>FALSE</w:t>
            </w:r>
          </w:p>
        </w:tc>
      </w:tr>
      <w:tr w:rsidR="008D60CD" w:rsidTr="00685BF1">
        <w:tc>
          <w:tcPr>
            <w:tcW w:w="2688" w:type="dxa"/>
          </w:tcPr>
          <w:p w:rsidR="00685BF1" w:rsidRPr="00EB0CA8" w:rsidRDefault="00685BF1" w:rsidP="00EB0CA8">
            <w:proofErr w:type="spellStart"/>
            <w:r w:rsidRPr="00B603BC">
              <w:t>fastPollTimeout</w:t>
            </w:r>
            <w:proofErr w:type="spellEnd"/>
            <w:r w:rsidR="00AF61E0">
              <w:t>(x*1000)</w:t>
            </w:r>
            <w:proofErr w:type="spellStart"/>
            <w:r w:rsidR="00AF61E0">
              <w:t>ms</w:t>
            </w:r>
            <w:proofErr w:type="spellEnd"/>
          </w:p>
        </w:tc>
        <w:tc>
          <w:tcPr>
            <w:tcW w:w="1047" w:type="dxa"/>
          </w:tcPr>
          <w:p w:rsidR="00685BF1" w:rsidRDefault="00AF61E0" w:rsidP="00535132">
            <w:r>
              <w:t>60</w:t>
            </w:r>
          </w:p>
        </w:tc>
        <w:tc>
          <w:tcPr>
            <w:tcW w:w="938" w:type="dxa"/>
          </w:tcPr>
          <w:p w:rsidR="00685BF1" w:rsidRDefault="00535132" w:rsidP="00EB0CA8">
            <w:r>
              <w:rPr>
                <w:rFonts w:hint="eastAsia"/>
              </w:rPr>
              <w:t xml:space="preserve"> </w:t>
            </w:r>
            <w:r w:rsidR="00AF61E0">
              <w:rPr>
                <w:rFonts w:hint="eastAsia"/>
              </w:rPr>
              <w:t>25</w:t>
            </w:r>
          </w:p>
        </w:tc>
        <w:tc>
          <w:tcPr>
            <w:tcW w:w="709" w:type="dxa"/>
          </w:tcPr>
          <w:p w:rsidR="00685BF1" w:rsidRDefault="005A02AD" w:rsidP="00EB0CA8">
            <w:r>
              <w:rPr>
                <w:rFonts w:hint="eastAsia"/>
              </w:rPr>
              <w:t>60</w:t>
            </w:r>
          </w:p>
        </w:tc>
        <w:tc>
          <w:tcPr>
            <w:tcW w:w="676" w:type="dxa"/>
          </w:tcPr>
          <w:p w:rsidR="00685BF1" w:rsidRDefault="005A02AD" w:rsidP="00EB0CA8">
            <w:r>
              <w:rPr>
                <w:rFonts w:hint="eastAsia"/>
              </w:rPr>
              <w:t>60</w:t>
            </w:r>
          </w:p>
        </w:tc>
        <w:tc>
          <w:tcPr>
            <w:tcW w:w="676" w:type="dxa"/>
          </w:tcPr>
          <w:p w:rsidR="00685BF1" w:rsidRDefault="005A02AD" w:rsidP="00EB0CA8">
            <w:r>
              <w:t>60</w:t>
            </w:r>
          </w:p>
        </w:tc>
        <w:tc>
          <w:tcPr>
            <w:tcW w:w="741" w:type="dxa"/>
          </w:tcPr>
          <w:p w:rsidR="00685BF1" w:rsidRDefault="005A02AD" w:rsidP="00EB0CA8">
            <w:r>
              <w:t>60</w:t>
            </w:r>
          </w:p>
        </w:tc>
        <w:tc>
          <w:tcPr>
            <w:tcW w:w="709" w:type="dxa"/>
          </w:tcPr>
          <w:p w:rsidR="00685BF1" w:rsidRDefault="005A02AD" w:rsidP="00EB0CA8">
            <w:r>
              <w:t>60</w:t>
            </w:r>
          </w:p>
        </w:tc>
      </w:tr>
      <w:tr w:rsidR="008D60CD" w:rsidTr="00685BF1">
        <w:tc>
          <w:tcPr>
            <w:tcW w:w="2688" w:type="dxa"/>
          </w:tcPr>
          <w:p w:rsidR="00685BF1" w:rsidRPr="00B603BC" w:rsidRDefault="00685BF1" w:rsidP="00AF61E0">
            <w:proofErr w:type="spellStart"/>
            <w:r w:rsidRPr="00B603BC">
              <w:t>longPollInterval</w:t>
            </w:r>
            <w:proofErr w:type="spellEnd"/>
            <w:r w:rsidR="00AF61E0">
              <w:t>(x*1000)</w:t>
            </w:r>
            <w:proofErr w:type="spellStart"/>
            <w:r w:rsidR="00AF61E0">
              <w:t>ms</w:t>
            </w:r>
            <w:proofErr w:type="spellEnd"/>
          </w:p>
        </w:tc>
        <w:tc>
          <w:tcPr>
            <w:tcW w:w="1047" w:type="dxa"/>
          </w:tcPr>
          <w:p w:rsidR="00685BF1" w:rsidRDefault="008D60CD" w:rsidP="00EB0CA8">
            <w:r>
              <w:t>1</w:t>
            </w:r>
            <w:r w:rsidR="00AF61E0">
              <w:t>8</w:t>
            </w:r>
          </w:p>
        </w:tc>
        <w:tc>
          <w:tcPr>
            <w:tcW w:w="938" w:type="dxa"/>
          </w:tcPr>
          <w:p w:rsidR="00685BF1" w:rsidRDefault="00AF61E0" w:rsidP="00EB0CA8">
            <w:r>
              <w:rPr>
                <w:rFonts w:hint="eastAsia"/>
              </w:rPr>
              <w:t>800ms</w:t>
            </w:r>
          </w:p>
        </w:tc>
        <w:tc>
          <w:tcPr>
            <w:tcW w:w="709" w:type="dxa"/>
          </w:tcPr>
          <w:p w:rsidR="00685BF1" w:rsidRDefault="00AF61E0" w:rsidP="00EB0CA8">
            <w:r>
              <w:t>18</w:t>
            </w:r>
          </w:p>
        </w:tc>
        <w:tc>
          <w:tcPr>
            <w:tcW w:w="676" w:type="dxa"/>
          </w:tcPr>
          <w:p w:rsidR="00685BF1" w:rsidRDefault="00AF61E0" w:rsidP="00EB0CA8">
            <w:r>
              <w:t>18</w:t>
            </w:r>
          </w:p>
        </w:tc>
        <w:tc>
          <w:tcPr>
            <w:tcW w:w="676" w:type="dxa"/>
          </w:tcPr>
          <w:p w:rsidR="00685BF1" w:rsidRDefault="00AF61E0" w:rsidP="00EB0CA8">
            <w:r>
              <w:t>18</w:t>
            </w:r>
          </w:p>
        </w:tc>
        <w:tc>
          <w:tcPr>
            <w:tcW w:w="741" w:type="dxa"/>
          </w:tcPr>
          <w:p w:rsidR="00685BF1" w:rsidRDefault="005A02AD" w:rsidP="00EB0CA8">
            <w:r>
              <w:t>18</w:t>
            </w:r>
          </w:p>
        </w:tc>
        <w:tc>
          <w:tcPr>
            <w:tcW w:w="709" w:type="dxa"/>
          </w:tcPr>
          <w:p w:rsidR="00685BF1" w:rsidRDefault="005A02AD" w:rsidP="00EB0CA8">
            <w:r>
              <w:t>18</w:t>
            </w:r>
          </w:p>
        </w:tc>
      </w:tr>
    </w:tbl>
    <w:p w:rsidR="00122D24" w:rsidRPr="00122D24" w:rsidRDefault="00122D24" w:rsidP="00EB0CA8"/>
    <w:p w:rsidR="00D65685" w:rsidRDefault="00D65685" w:rsidP="00B21765">
      <w:pPr>
        <w:pStyle w:val="3"/>
      </w:pPr>
      <w:bookmarkStart w:id="160" w:name="_Toc455429258"/>
      <w:r>
        <w:rPr>
          <w:rFonts w:hint="eastAsia"/>
        </w:rPr>
        <w:t>Router</w:t>
      </w:r>
      <w:r>
        <w:t>设备参数配置</w:t>
      </w:r>
      <w:bookmarkEnd w:id="160"/>
    </w:p>
    <w:p w:rsidR="00693015" w:rsidRPr="00693015" w:rsidRDefault="00693015" w:rsidP="00075FAB">
      <w:pPr>
        <w:pStyle w:val="ae"/>
        <w:ind w:firstLine="448"/>
      </w:pPr>
      <w:r>
        <w:rPr>
          <w:rFonts w:hint="eastAsia"/>
        </w:rPr>
        <w:t>对于</w:t>
      </w:r>
      <w:r>
        <w:t>Router</w:t>
      </w:r>
      <w:r>
        <w:t>设备</w:t>
      </w:r>
      <w:r w:rsidR="00075FAB">
        <w:rPr>
          <w:rFonts w:hint="eastAsia"/>
        </w:rPr>
        <w:t>目前没有</w:t>
      </w:r>
      <w:r w:rsidR="00075FAB">
        <w:t>其他配置参数</w:t>
      </w:r>
      <w:r w:rsidR="00075FAB">
        <w:rPr>
          <w:rFonts w:hint="eastAsia"/>
        </w:rPr>
        <w:t>，可配置</w:t>
      </w:r>
      <w:r w:rsidR="00075FAB">
        <w:t>的参数主要是</w:t>
      </w:r>
      <w:proofErr w:type="spellStart"/>
      <w:r w:rsidR="00075FAB" w:rsidRPr="00EB0CA8">
        <w:t>MinutesSendHeartToCoord</w:t>
      </w:r>
      <w:proofErr w:type="spellEnd"/>
      <w:r w:rsidR="00075FAB" w:rsidRPr="00075FAB">
        <w:t xml:space="preserve"> </w:t>
      </w:r>
      <w:r w:rsidR="00075FAB">
        <w:rPr>
          <w:rFonts w:hint="eastAsia"/>
        </w:rPr>
        <w:t>和</w:t>
      </w:r>
      <w:proofErr w:type="spellStart"/>
      <w:r w:rsidR="00075FAB" w:rsidRPr="00EB0CA8">
        <w:t>MinutesHeartWithApsAck</w:t>
      </w:r>
      <w:proofErr w:type="spellEnd"/>
      <w:r w:rsidR="00075FAB">
        <w:rPr>
          <w:rFonts w:hint="eastAsia"/>
        </w:rPr>
        <w:t>，</w:t>
      </w:r>
      <w:r w:rsidR="00075FAB">
        <w:t>两个</w:t>
      </w:r>
      <w:r w:rsidR="00075FAB">
        <w:rPr>
          <w:rFonts w:hint="eastAsia"/>
        </w:rPr>
        <w:t>参数</w:t>
      </w:r>
      <w:r w:rsidR="00075FAB">
        <w:t>主要</w:t>
      </w:r>
      <w:r w:rsidR="00075FAB">
        <w:rPr>
          <w:rFonts w:hint="eastAsia"/>
        </w:rPr>
        <w:t>影响</w:t>
      </w:r>
      <w:r w:rsidR="00075FAB">
        <w:t>路由设备对链路信息的</w:t>
      </w:r>
      <w:r w:rsidR="00075FAB">
        <w:rPr>
          <w:rFonts w:hint="eastAsia"/>
        </w:rPr>
        <w:t>识别和</w:t>
      </w:r>
      <w:r w:rsidR="00075FAB">
        <w:t>维护的</w:t>
      </w:r>
      <w:r w:rsidR="00075FAB">
        <w:rPr>
          <w:rFonts w:hint="eastAsia"/>
        </w:rPr>
        <w:t>灵敏</w:t>
      </w:r>
      <w:r w:rsidR="00075FAB">
        <w:t>度。</w:t>
      </w:r>
    </w:p>
    <w:p w:rsidR="00F27C97" w:rsidRDefault="002F2F5A" w:rsidP="002F2F5A">
      <w:pPr>
        <w:pStyle w:val="2"/>
      </w:pPr>
      <w:bookmarkStart w:id="161" w:name="_Toc455429259"/>
      <w:r>
        <w:rPr>
          <w:rFonts w:hint="eastAsia"/>
        </w:rPr>
        <w:t>PA</w:t>
      </w:r>
      <w:r>
        <w:rPr>
          <w:rFonts w:hint="eastAsia"/>
        </w:rPr>
        <w:t>配置</w:t>
      </w:r>
      <w:r>
        <w:t>问题</w:t>
      </w:r>
      <w:bookmarkEnd w:id="161"/>
    </w:p>
    <w:p w:rsidR="00F27C97" w:rsidRDefault="002F2F5A" w:rsidP="00752A37">
      <w:pPr>
        <w:pStyle w:val="ae"/>
        <w:ind w:firstLine="448"/>
      </w:pPr>
      <w:r>
        <w:rPr>
          <w:rFonts w:hint="eastAsia"/>
        </w:rPr>
        <w:t>对于有</w:t>
      </w:r>
      <w:r>
        <w:t>PA</w:t>
      </w:r>
      <w:r>
        <w:rPr>
          <w:rFonts w:hint="eastAsia"/>
        </w:rPr>
        <w:t>的</w:t>
      </w:r>
      <w:r>
        <w:t>设备，在编译时选择配置选项</w:t>
      </w:r>
      <w:proofErr w:type="spellStart"/>
      <w:r w:rsidR="00752A37">
        <w:t>xxxx</w:t>
      </w:r>
      <w:proofErr w:type="spellEnd"/>
      <w:r>
        <w:t>-PA</w:t>
      </w:r>
      <w:r>
        <w:rPr>
          <w:rFonts w:hint="eastAsia"/>
        </w:rPr>
        <w:t>选项进行</w:t>
      </w:r>
      <w:r>
        <w:t>编译</w:t>
      </w:r>
      <w:r w:rsidR="00752A37">
        <w:rPr>
          <w:rFonts w:hint="eastAsia"/>
        </w:rPr>
        <w:t>，</w:t>
      </w:r>
      <w:r w:rsidR="00752A37">
        <w:t>对于没有</w:t>
      </w:r>
      <w:r w:rsidR="00752A37">
        <w:t>PA</w:t>
      </w:r>
      <w:r w:rsidR="00752A37">
        <w:rPr>
          <w:rFonts w:hint="eastAsia"/>
        </w:rPr>
        <w:t>的</w:t>
      </w:r>
      <w:r w:rsidR="00752A37">
        <w:t>设备</w:t>
      </w:r>
      <w:r w:rsidR="00752A37">
        <w:rPr>
          <w:rFonts w:hint="eastAsia"/>
        </w:rPr>
        <w:t>选择无</w:t>
      </w:r>
      <w:r w:rsidR="00752A37">
        <w:t>PA</w:t>
      </w:r>
      <w:r w:rsidR="00752A37">
        <w:rPr>
          <w:rFonts w:hint="eastAsia"/>
        </w:rPr>
        <w:t>扩展</w:t>
      </w:r>
      <w:r w:rsidR="00752A37">
        <w:t>的配置选项进行编译生成结果。</w:t>
      </w:r>
    </w:p>
    <w:p w:rsidR="00B21765" w:rsidRDefault="002F24CB" w:rsidP="002F24CB">
      <w:pPr>
        <w:pStyle w:val="2"/>
      </w:pPr>
      <w:bookmarkStart w:id="162" w:name="_Toc455429260"/>
      <w:r>
        <w:rPr>
          <w:rFonts w:hint="eastAsia"/>
        </w:rPr>
        <w:t>32.768</w:t>
      </w:r>
      <w:r>
        <w:t>kHz</w:t>
      </w:r>
      <w:r>
        <w:rPr>
          <w:rFonts w:hint="eastAsia"/>
        </w:rPr>
        <w:t>晶振</w:t>
      </w:r>
      <w:bookmarkEnd w:id="162"/>
    </w:p>
    <w:p w:rsidR="00C761AF" w:rsidRDefault="002F24CB" w:rsidP="00C761AF">
      <w:pPr>
        <w:pStyle w:val="ae"/>
        <w:ind w:firstLine="448"/>
      </w:pPr>
      <w:r>
        <w:rPr>
          <w:rFonts w:hint="eastAsia"/>
        </w:rPr>
        <w:t>对于</w:t>
      </w:r>
      <w:r>
        <w:t>使用的</w:t>
      </w:r>
      <w:r>
        <w:t>CC2530</w:t>
      </w:r>
      <w:r>
        <w:rPr>
          <w:rFonts w:hint="eastAsia"/>
        </w:rPr>
        <w:t>模块或者</w:t>
      </w:r>
      <w:r>
        <w:t>直接使用板上布线</w:t>
      </w:r>
      <w:r>
        <w:t>CC2530</w:t>
      </w:r>
      <w:r>
        <w:rPr>
          <w:rFonts w:hint="eastAsia"/>
        </w:rPr>
        <w:t>的</w:t>
      </w:r>
      <w:r>
        <w:t>设备没有</w:t>
      </w:r>
      <w:r>
        <w:rPr>
          <w:rFonts w:hint="eastAsia"/>
        </w:rPr>
        <w:t>外接</w:t>
      </w:r>
      <w:r>
        <w:rPr>
          <w:rFonts w:hint="eastAsia"/>
        </w:rPr>
        <w:t>32.768</w:t>
      </w:r>
      <w:r>
        <w:t>kHz</w:t>
      </w:r>
      <w:r>
        <w:rPr>
          <w:rFonts w:hint="eastAsia"/>
        </w:rPr>
        <w:t>的需要</w:t>
      </w:r>
      <w:r>
        <w:t>在</w:t>
      </w:r>
      <w:r>
        <w:rPr>
          <w:rFonts w:hint="eastAsia"/>
        </w:rPr>
        <w:t>预</w:t>
      </w:r>
      <w:r>
        <w:t>处理中</w:t>
      </w:r>
      <w:r>
        <w:rPr>
          <w:rFonts w:hint="eastAsia"/>
        </w:rPr>
        <w:t>定义</w:t>
      </w:r>
      <w:r w:rsidRPr="002F24CB">
        <w:t>OSC32K_CRYSTAL_INSTALLED=FALSE</w:t>
      </w:r>
      <w:r>
        <w:rPr>
          <w:rFonts w:hint="eastAsia"/>
        </w:rPr>
        <w:t>，</w:t>
      </w:r>
      <w:r>
        <w:t>否则在</w:t>
      </w:r>
      <w:r>
        <w:rPr>
          <w:rFonts w:hint="eastAsia"/>
        </w:rPr>
        <w:t>程序</w:t>
      </w:r>
      <w:r>
        <w:t>运行过程中会出现</w:t>
      </w:r>
      <w:r>
        <w:rPr>
          <w:rFonts w:hint="eastAsia"/>
        </w:rPr>
        <w:t>不能</w:t>
      </w:r>
      <w:r>
        <w:t>启动，或者启动后工作异常等问题</w:t>
      </w:r>
      <w:r>
        <w:rPr>
          <w:rFonts w:hint="eastAsia"/>
        </w:rPr>
        <w:t>。</w:t>
      </w:r>
    </w:p>
    <w:p w:rsidR="00FD377B" w:rsidRDefault="00FD377B" w:rsidP="001A5730">
      <w:pPr>
        <w:pStyle w:val="2"/>
      </w:pPr>
      <w:bookmarkStart w:id="163" w:name="_Toc455429261"/>
      <w:r>
        <w:rPr>
          <w:rFonts w:hint="eastAsia"/>
        </w:rPr>
        <w:t>看门狗</w:t>
      </w:r>
      <w:r>
        <w:t>问题</w:t>
      </w:r>
      <w:bookmarkEnd w:id="163"/>
    </w:p>
    <w:p w:rsidR="00FD377B" w:rsidRDefault="00FD377B" w:rsidP="002F24CB">
      <w:pPr>
        <w:pStyle w:val="ae"/>
        <w:ind w:firstLine="448"/>
      </w:pPr>
      <w:r>
        <w:rPr>
          <w:rFonts w:hint="eastAsia"/>
        </w:rPr>
        <w:t>开发</w:t>
      </w:r>
      <w:r>
        <w:t>者在</w:t>
      </w:r>
      <w:r>
        <w:rPr>
          <w:rFonts w:hint="eastAsia"/>
        </w:rPr>
        <w:t>在线</w:t>
      </w:r>
      <w:r>
        <w:t>仿真调试程序时选择了</w:t>
      </w:r>
      <w:r>
        <w:t>Router</w:t>
      </w:r>
      <w:r>
        <w:rPr>
          <w:rFonts w:hint="eastAsia"/>
        </w:rPr>
        <w:t>角色</w:t>
      </w:r>
      <w:r>
        <w:t>的配置</w:t>
      </w:r>
      <w:r>
        <w:rPr>
          <w:rFonts w:hint="eastAsia"/>
        </w:rPr>
        <w:t>时</w:t>
      </w:r>
      <w:r>
        <w:t>，需要关掉</w:t>
      </w:r>
      <w:r>
        <w:rPr>
          <w:rFonts w:hint="eastAsia"/>
        </w:rPr>
        <w:t>看门狗</w:t>
      </w:r>
      <w:r>
        <w:t>初始</w:t>
      </w:r>
      <w:r>
        <w:rPr>
          <w:rFonts w:hint="eastAsia"/>
        </w:rPr>
        <w:t>化</w:t>
      </w:r>
      <w:r>
        <w:t>程序，否则在</w:t>
      </w:r>
      <w:r>
        <w:rPr>
          <w:rFonts w:hint="eastAsia"/>
        </w:rPr>
        <w:t>仿真</w:t>
      </w:r>
      <w:r>
        <w:t>调试的</w:t>
      </w:r>
      <w:r>
        <w:rPr>
          <w:rFonts w:hint="eastAsia"/>
        </w:rPr>
        <w:t>过程</w:t>
      </w:r>
      <w:r>
        <w:t>中会频繁出现复位的现象，关掉看门狗的方法</w:t>
      </w:r>
      <w:r w:rsidR="00B23963">
        <w:rPr>
          <w:rFonts w:hint="eastAsia"/>
        </w:rPr>
        <w:t>是在</w:t>
      </w:r>
      <w:proofErr w:type="spellStart"/>
      <w:r w:rsidR="00B23963">
        <w:t>XXXXBoardCfg.c</w:t>
      </w:r>
      <w:proofErr w:type="spellEnd"/>
      <w:r w:rsidR="00B23963">
        <w:rPr>
          <w:rFonts w:hint="eastAsia"/>
        </w:rPr>
        <w:t>文件中</w:t>
      </w:r>
      <w:r w:rsidR="00B23963">
        <w:t>注释掉函数</w:t>
      </w:r>
      <w:proofErr w:type="spellStart"/>
      <w:r w:rsidR="00B23963" w:rsidRPr="00B23963">
        <w:t>WatchDogEnableCB</w:t>
      </w:r>
      <w:proofErr w:type="spellEnd"/>
      <w:r w:rsidR="00B23963">
        <w:rPr>
          <w:rFonts w:hint="eastAsia"/>
        </w:rPr>
        <w:t>(</w:t>
      </w:r>
      <w:r w:rsidR="00B23963">
        <w:t>void</w:t>
      </w:r>
      <w:r w:rsidR="00B23963">
        <w:rPr>
          <w:rFonts w:hint="eastAsia"/>
        </w:rPr>
        <w:t>)</w:t>
      </w:r>
      <w:r w:rsidR="00B23963">
        <w:rPr>
          <w:rFonts w:hint="eastAsia"/>
        </w:rPr>
        <w:t>的</w:t>
      </w:r>
      <w:r w:rsidR="00B23963">
        <w:t>函数内部内容，</w:t>
      </w:r>
      <w:r>
        <w:t>如下</w:t>
      </w:r>
      <w:r>
        <w:rPr>
          <w:rFonts w:hint="eastAsia"/>
        </w:rPr>
        <w:t>所示</w:t>
      </w:r>
    </w:p>
    <w:p w:rsidR="00FD377B" w:rsidRDefault="00B23963" w:rsidP="003A39DD">
      <w:pPr>
        <w:rPr>
          <w:i/>
          <w:shd w:val="pct15" w:color="auto" w:fill="FFFFFF"/>
        </w:rPr>
      </w:pPr>
      <w:proofErr w:type="gramStart"/>
      <w:r w:rsidRPr="00B23963">
        <w:rPr>
          <w:i/>
          <w:shd w:val="pct15" w:color="auto" w:fill="FFFFFF"/>
        </w:rPr>
        <w:t>void</w:t>
      </w:r>
      <w:proofErr w:type="gramEnd"/>
      <w:r w:rsidRPr="00B23963">
        <w:rPr>
          <w:i/>
          <w:shd w:val="pct15" w:color="auto" w:fill="FFFFFF"/>
        </w:rPr>
        <w:t xml:space="preserve"> inline </w:t>
      </w:r>
      <w:proofErr w:type="spellStart"/>
      <w:r w:rsidRPr="00B23963">
        <w:rPr>
          <w:i/>
          <w:shd w:val="pct15" w:color="auto" w:fill="FFFFFF"/>
        </w:rPr>
        <w:t>WatchDogEnableCB</w:t>
      </w:r>
      <w:proofErr w:type="spellEnd"/>
      <w:r w:rsidRPr="00B23963">
        <w:rPr>
          <w:i/>
          <w:shd w:val="pct15" w:color="auto" w:fill="FFFFFF"/>
        </w:rPr>
        <w:t>(void){</w:t>
      </w:r>
      <w:r w:rsidRPr="00B23963">
        <w:rPr>
          <w:i/>
          <w:color w:val="00B050"/>
          <w:shd w:val="pct15" w:color="auto" w:fill="FFFFFF"/>
        </w:rPr>
        <w:t>/*</w:t>
      </w:r>
      <w:proofErr w:type="spellStart"/>
      <w:r w:rsidRPr="00B23963">
        <w:rPr>
          <w:i/>
          <w:color w:val="00B050"/>
          <w:shd w:val="pct15" w:color="auto" w:fill="FFFFFF"/>
        </w:rPr>
        <w:t>WatchDogEnable</w:t>
      </w:r>
      <w:proofErr w:type="spellEnd"/>
      <w:r w:rsidRPr="00B23963">
        <w:rPr>
          <w:i/>
          <w:color w:val="00B050"/>
          <w:shd w:val="pct15" w:color="auto" w:fill="FFFFFF"/>
        </w:rPr>
        <w:t>( WDTIMX );*/</w:t>
      </w:r>
      <w:r w:rsidRPr="00B23963">
        <w:rPr>
          <w:i/>
          <w:shd w:val="pct15" w:color="auto" w:fill="FFFFFF"/>
        </w:rPr>
        <w:t>}</w:t>
      </w:r>
    </w:p>
    <w:p w:rsidR="001A5730" w:rsidRDefault="001A5730" w:rsidP="003A39DD">
      <w:pPr>
        <w:rPr>
          <w:i/>
          <w:shd w:val="pct15" w:color="auto" w:fill="FFFFFF"/>
        </w:rPr>
      </w:pPr>
    </w:p>
    <w:p w:rsidR="001A5730" w:rsidRPr="001A5730" w:rsidRDefault="001A5730" w:rsidP="001A5730">
      <w:pPr>
        <w:pStyle w:val="2"/>
      </w:pPr>
      <w:bookmarkStart w:id="164" w:name="_Toc455429262"/>
      <w:r w:rsidRPr="001A5730">
        <w:rPr>
          <w:rFonts w:hint="eastAsia"/>
        </w:rPr>
        <w:lastRenderedPageBreak/>
        <w:t>产品</w:t>
      </w:r>
      <w:r w:rsidRPr="001A5730">
        <w:t>生产测试</w:t>
      </w:r>
      <w:r>
        <w:rPr>
          <w:rFonts w:hint="eastAsia"/>
        </w:rPr>
        <w:t>（产测</w:t>
      </w:r>
      <w:r>
        <w:t>）</w:t>
      </w:r>
      <w:bookmarkEnd w:id="164"/>
    </w:p>
    <w:p w:rsidR="001A5730" w:rsidRDefault="001A5730" w:rsidP="007D1F14">
      <w:pPr>
        <w:pStyle w:val="ae"/>
        <w:ind w:firstLine="448"/>
      </w:pPr>
      <w:r>
        <w:rPr>
          <w:rFonts w:hint="eastAsia"/>
        </w:rPr>
        <w:t>产品</w:t>
      </w:r>
      <w:r>
        <w:t>生产测试主要</w:t>
      </w:r>
      <w:r>
        <w:rPr>
          <w:rFonts w:hint="eastAsia"/>
        </w:rPr>
        <w:t>用于</w:t>
      </w:r>
      <w:r>
        <w:t>产品生产时对硬件的</w:t>
      </w:r>
      <w:r>
        <w:rPr>
          <w:rFonts w:hint="eastAsia"/>
        </w:rPr>
        <w:t>功能</w:t>
      </w:r>
      <w:r>
        <w:t>，射频的</w:t>
      </w:r>
      <w:r>
        <w:rPr>
          <w:rFonts w:hint="eastAsia"/>
        </w:rPr>
        <w:t>指标</w:t>
      </w:r>
      <w:r>
        <w:t>进行一下测试，挑出产品</w:t>
      </w:r>
      <w:r>
        <w:rPr>
          <w:rFonts w:hint="eastAsia"/>
        </w:rPr>
        <w:t>生产过程</w:t>
      </w:r>
      <w:r>
        <w:t>中有问题的</w:t>
      </w:r>
      <w:r>
        <w:t>PCBA</w:t>
      </w:r>
      <w:r>
        <w:rPr>
          <w:rFonts w:hint="eastAsia"/>
        </w:rPr>
        <w:t>，</w:t>
      </w:r>
      <w:r>
        <w:t>保证产品的硬件的可靠性和一致性。</w:t>
      </w:r>
      <w:r>
        <w:rPr>
          <w:rFonts w:hint="eastAsia"/>
        </w:rPr>
        <w:t>产品</w:t>
      </w:r>
      <w:proofErr w:type="gramStart"/>
      <w:r>
        <w:t>产测</w:t>
      </w:r>
      <w:r>
        <w:rPr>
          <w:rFonts w:hint="eastAsia"/>
        </w:rPr>
        <w:t>方案</w:t>
      </w:r>
      <w:proofErr w:type="gramEnd"/>
      <w:r>
        <w:t>参考</w:t>
      </w:r>
      <w:r w:rsidR="007D1F14">
        <w:rPr>
          <w:rFonts w:hint="eastAsia"/>
        </w:rPr>
        <w:t>《</w:t>
      </w:r>
      <w:r w:rsidR="007D1F14" w:rsidRPr="007D1F14">
        <w:rPr>
          <w:rFonts w:hint="eastAsia"/>
        </w:rPr>
        <w:t>基于</w:t>
      </w:r>
      <w:r w:rsidR="007D1F14" w:rsidRPr="007D1F14">
        <w:rPr>
          <w:rFonts w:hint="eastAsia"/>
        </w:rPr>
        <w:t>ZigBee SmartRoom-2.6.3a</w:t>
      </w:r>
      <w:r w:rsidR="007D1F14" w:rsidRPr="007D1F14">
        <w:rPr>
          <w:rFonts w:hint="eastAsia"/>
        </w:rPr>
        <w:t>协议栈产测软件设计需求</w:t>
      </w:r>
      <w:r w:rsidR="007D1F14">
        <w:rPr>
          <w:rFonts w:hint="eastAsia"/>
        </w:rPr>
        <w:t>》</w:t>
      </w:r>
    </w:p>
    <w:p w:rsidR="003E0E35" w:rsidRDefault="003E0E35" w:rsidP="003E0E35">
      <w:pPr>
        <w:pStyle w:val="3"/>
        <w:rPr>
          <w:ins w:id="165" w:author="余峥峥" w:date="2016-08-02T19:14:00Z"/>
        </w:rPr>
      </w:pPr>
      <w:bookmarkStart w:id="166" w:name="_Toc455429263"/>
      <w:ins w:id="167" w:author="余峥峥" w:date="2016-08-02T19:14:00Z">
        <w:r>
          <w:rPr>
            <w:rFonts w:hint="eastAsia"/>
          </w:rPr>
          <w:t>禁止</w:t>
        </w:r>
        <w:r>
          <w:t>产测</w:t>
        </w:r>
        <w:bookmarkStart w:id="168" w:name="_GoBack"/>
        <w:bookmarkEnd w:id="168"/>
      </w:ins>
    </w:p>
    <w:p w:rsidR="003E0E35" w:rsidRDefault="003E0E35">
      <w:pPr>
        <w:pStyle w:val="ae"/>
        <w:ind w:firstLine="448"/>
        <w:rPr>
          <w:ins w:id="169" w:author="余峥峥" w:date="2016-08-02T19:18:00Z"/>
        </w:rPr>
        <w:pPrChange w:id="170" w:author="余峥峥" w:date="2016-08-02T19:47:00Z">
          <w:pPr>
            <w:pStyle w:val="3"/>
          </w:pPr>
        </w:pPrChange>
      </w:pPr>
      <w:ins w:id="171" w:author="余峥峥" w:date="2016-08-02T19:15:00Z">
        <w:r>
          <w:rPr>
            <w:rFonts w:hint="eastAsia"/>
          </w:rPr>
          <w:t>开发者</w:t>
        </w:r>
        <w:r>
          <w:t>通过</w:t>
        </w:r>
        <w:r>
          <w:rPr>
            <w:rFonts w:hint="eastAsia"/>
          </w:rPr>
          <w:t>在</w:t>
        </w:r>
        <w:proofErr w:type="spellStart"/>
        <w:r>
          <w:t>XXXX_UserApp.c</w:t>
        </w:r>
        <w:proofErr w:type="spellEnd"/>
        <w:r>
          <w:rPr>
            <w:rFonts w:hint="eastAsia"/>
          </w:rPr>
          <w:t>文件</w:t>
        </w:r>
        <w:r>
          <w:t>中通过设置</w:t>
        </w:r>
        <w:r>
          <w:t xml:space="preserve">uint8 </w:t>
        </w:r>
        <w:proofErr w:type="spellStart"/>
        <w:r>
          <w:t>DisableManufacture</w:t>
        </w:r>
        <w:proofErr w:type="spellEnd"/>
        <w:r>
          <w:t xml:space="preserve"> = TRUE</w:t>
        </w:r>
        <w:r>
          <w:rPr>
            <w:rFonts w:hint="eastAsia"/>
          </w:rPr>
          <w:t>来</w:t>
        </w:r>
        <w:r>
          <w:t>禁止</w:t>
        </w:r>
      </w:ins>
      <w:ins w:id="172" w:author="余峥峥" w:date="2016-08-02T19:16:00Z">
        <w:r>
          <w:t>产测，</w:t>
        </w:r>
        <w:r>
          <w:rPr>
            <w:rFonts w:hint="eastAsia"/>
          </w:rPr>
          <w:t>开发</w:t>
        </w:r>
        <w:r>
          <w:t>者设置</w:t>
        </w:r>
        <w:proofErr w:type="gramStart"/>
        <w:r>
          <w:t>禁止产测</w:t>
        </w:r>
      </w:ins>
      <w:ins w:id="173" w:author="余峥峥" w:date="2016-08-02T19:18:00Z">
        <w:r w:rsidR="004F1580">
          <w:rPr>
            <w:rFonts w:hint="eastAsia"/>
          </w:rPr>
          <w:t>前</w:t>
        </w:r>
      </w:ins>
      <w:proofErr w:type="gramEnd"/>
      <w:ins w:id="174" w:author="余峥峥" w:date="2016-08-02T19:16:00Z">
        <w:r>
          <w:t>需要</w:t>
        </w:r>
        <w:r>
          <w:rPr>
            <w:rFonts w:hint="eastAsia"/>
          </w:rPr>
          <w:t>根据</w:t>
        </w:r>
        <w:r>
          <w:t>钟</w:t>
        </w:r>
        <w:proofErr w:type="gramStart"/>
        <w:r>
          <w:t>工分配</w:t>
        </w:r>
        <w:proofErr w:type="gramEnd"/>
        <w:r>
          <w:t>的</w:t>
        </w:r>
      </w:ins>
      <w:ins w:id="175" w:author="余峥峥" w:date="2016-08-02T19:17:00Z">
        <w:r>
          <w:rPr>
            <w:rFonts w:hint="eastAsia"/>
          </w:rPr>
          <w:t>license</w:t>
        </w:r>
        <w:r>
          <w:rPr>
            <w:rFonts w:hint="eastAsia"/>
          </w:rPr>
          <w:t>来</w:t>
        </w:r>
      </w:ins>
      <w:ins w:id="176" w:author="余峥峥" w:date="2016-08-02T19:16:00Z">
        <w:r>
          <w:t>设置</w:t>
        </w:r>
      </w:ins>
      <w:ins w:id="177" w:author="余峥峥" w:date="2016-08-02T19:17:00Z">
        <w:r>
          <w:rPr>
            <w:rFonts w:hint="eastAsia"/>
          </w:rPr>
          <w:t>填充</w:t>
        </w:r>
      </w:ins>
      <w:ins w:id="178" w:author="余峥峥" w:date="2016-08-02T19:16:00Z">
        <w:r>
          <w:t>License</w:t>
        </w:r>
        <w:r>
          <w:t>数组</w:t>
        </w:r>
      </w:ins>
      <w:ins w:id="179" w:author="余峥峥" w:date="2016-08-02T19:17:00Z">
        <w:r w:rsidR="006E78C1">
          <w:rPr>
            <w:rFonts w:hint="eastAsia"/>
          </w:rPr>
          <w:t>，该功能仅在</w:t>
        </w:r>
        <w:r w:rsidR="006E78C1">
          <w:rPr>
            <w:rFonts w:hint="eastAsia"/>
          </w:rPr>
          <w:t>SmartRoom</w:t>
        </w:r>
        <w:r w:rsidR="006E78C1">
          <w:t>Glib-V1.1.0</w:t>
        </w:r>
      </w:ins>
      <w:ins w:id="180" w:author="余峥峥" w:date="2016-08-02T19:18:00Z">
        <w:r w:rsidR="006E78C1">
          <w:rPr>
            <w:rFonts w:hint="eastAsia"/>
          </w:rPr>
          <w:t>版本</w:t>
        </w:r>
        <w:r w:rsidR="006E78C1">
          <w:t>中有效。</w:t>
        </w:r>
      </w:ins>
    </w:p>
    <w:p w:rsidR="004F1580" w:rsidRPr="006E78C1" w:rsidRDefault="004F1580">
      <w:pPr>
        <w:pStyle w:val="ae"/>
        <w:ind w:firstLine="448"/>
        <w:rPr>
          <w:ins w:id="181" w:author="余峥峥" w:date="2016-08-02T19:14:00Z"/>
          <w:rFonts w:hint="eastAsia"/>
        </w:rPr>
        <w:pPrChange w:id="182" w:author="余峥峥" w:date="2016-08-02T19:47:00Z">
          <w:pPr>
            <w:pStyle w:val="3"/>
          </w:pPr>
        </w:pPrChange>
      </w:pPr>
      <w:ins w:id="183" w:author="余峥峥" w:date="2016-08-02T19:18:00Z">
        <w:r>
          <w:rPr>
            <w:rFonts w:hint="eastAsia"/>
          </w:rPr>
          <w:t>如果</w:t>
        </w:r>
        <w:r>
          <w:t>开发者</w:t>
        </w:r>
        <w:r>
          <w:rPr>
            <w:rFonts w:hint="eastAsia"/>
          </w:rPr>
          <w:t>设置</w:t>
        </w:r>
        <w:proofErr w:type="spellStart"/>
        <w:r>
          <w:t>DisableManufacture</w:t>
        </w:r>
        <w:proofErr w:type="spellEnd"/>
        <w:r>
          <w:t xml:space="preserve"> = FALSE</w:t>
        </w:r>
        <w:r>
          <w:rPr>
            <w:rFonts w:hint="eastAsia"/>
          </w:rPr>
          <w:t>表示</w:t>
        </w:r>
        <w:r>
          <w:t>默认</w:t>
        </w:r>
      </w:ins>
      <w:ins w:id="184" w:author="余峥峥" w:date="2016-08-02T19:19:00Z">
        <w:r>
          <w:t>设备会</w:t>
        </w:r>
        <w:proofErr w:type="gramStart"/>
        <w:r>
          <w:t>进入产测模式</w:t>
        </w:r>
      </w:ins>
      <w:proofErr w:type="gramEnd"/>
      <w:ins w:id="185" w:author="余峥峥" w:date="2016-08-03T17:06:00Z">
        <w:r w:rsidR="00760F7E">
          <w:rPr>
            <w:rFonts w:hint="eastAsia"/>
          </w:rPr>
          <w:t>，如果</w:t>
        </w:r>
        <w:r w:rsidR="00760F7E">
          <w:t>设置</w:t>
        </w:r>
        <w:proofErr w:type="spellStart"/>
        <w:r w:rsidR="00760F7E">
          <w:t>DisableManufacture</w:t>
        </w:r>
        <w:proofErr w:type="spellEnd"/>
        <w:r w:rsidR="00760F7E">
          <w:t xml:space="preserve"> = </w:t>
        </w:r>
        <w:r w:rsidR="00760F7E">
          <w:t>TRUE</w:t>
        </w:r>
        <w:r w:rsidR="00760F7E">
          <w:rPr>
            <w:rFonts w:hint="eastAsia"/>
          </w:rPr>
          <w:t>，表示</w:t>
        </w:r>
        <w:r w:rsidR="00760F7E">
          <w:t>设备会禁止进入产测，</w:t>
        </w:r>
      </w:ins>
      <w:ins w:id="186" w:author="余峥峥" w:date="2016-08-03T17:07:00Z">
        <w:r w:rsidR="00760F7E">
          <w:t>此时开发者必须提供有效的</w:t>
        </w:r>
        <w:r w:rsidR="00760F7E">
          <w:t>License</w:t>
        </w:r>
        <w:r w:rsidR="00760F7E">
          <w:t>，具体</w:t>
        </w:r>
        <w:r w:rsidR="00760F7E">
          <w:t>License</w:t>
        </w:r>
        <w:r w:rsidR="00760F7E">
          <w:rPr>
            <w:rFonts w:hint="eastAsia"/>
          </w:rPr>
          <w:t>的</w:t>
        </w:r>
        <w:r w:rsidR="00760F7E">
          <w:t>内容需要向钟工索取。</w:t>
        </w:r>
      </w:ins>
    </w:p>
    <w:p w:rsidR="003E0E35" w:rsidRDefault="003E0E35" w:rsidP="003E0E35">
      <w:pPr>
        <w:pStyle w:val="3"/>
        <w:rPr>
          <w:ins w:id="187" w:author="余峥峥" w:date="2016-08-02T19:14:00Z"/>
        </w:rPr>
      </w:pPr>
      <w:ins w:id="188" w:author="余峥峥" w:date="2016-08-02T19:14:00Z">
        <w:r>
          <w:rPr>
            <w:rFonts w:hint="eastAsia"/>
          </w:rPr>
          <w:t>进入</w:t>
        </w:r>
        <w:r>
          <w:t>产测</w:t>
        </w:r>
      </w:ins>
    </w:p>
    <w:p w:rsidR="001A5730" w:rsidDel="003E0E35" w:rsidRDefault="0053047F" w:rsidP="0053047F">
      <w:pPr>
        <w:pStyle w:val="3"/>
        <w:rPr>
          <w:del w:id="189" w:author="余峥峥" w:date="2016-08-02T19:14:00Z"/>
        </w:rPr>
      </w:pPr>
      <w:del w:id="190" w:author="余峥峥" w:date="2016-08-02T19:14:00Z">
        <w:r w:rsidDel="003E0E35">
          <w:rPr>
            <w:rFonts w:hint="eastAsia"/>
          </w:rPr>
          <w:delText>进入</w:delText>
        </w:r>
        <w:r w:rsidDel="003E0E35">
          <w:delText>产测</w:delText>
        </w:r>
        <w:bookmarkEnd w:id="166"/>
      </w:del>
    </w:p>
    <w:p w:rsidR="001A5730" w:rsidRDefault="0053047F" w:rsidP="0053047F">
      <w:pPr>
        <w:pStyle w:val="ae"/>
        <w:ind w:firstLine="448"/>
      </w:pPr>
      <w:r>
        <w:rPr>
          <w:rFonts w:hint="eastAsia"/>
        </w:rPr>
        <w:t>开发</w:t>
      </w:r>
      <w:r>
        <w:t>者</w:t>
      </w:r>
      <w:r>
        <w:rPr>
          <w:rFonts w:hint="eastAsia"/>
        </w:rPr>
        <w:t>配置</w:t>
      </w:r>
      <w:r>
        <w:t>关联</w:t>
      </w:r>
      <w:r>
        <w:rPr>
          <w:rFonts w:hint="eastAsia"/>
        </w:rPr>
        <w:t>好</w:t>
      </w:r>
      <w:r>
        <w:t>SET</w:t>
      </w:r>
      <w:r>
        <w:rPr>
          <w:rFonts w:hint="eastAsia"/>
        </w:rPr>
        <w:t>按键（在</w:t>
      </w:r>
      <w:proofErr w:type="spellStart"/>
      <w:r>
        <w:rPr>
          <w:rFonts w:hint="eastAsia"/>
        </w:rPr>
        <w:t>SmartRoom</w:t>
      </w:r>
      <w:r>
        <w:t>Glib</w:t>
      </w:r>
      <w:proofErr w:type="spellEnd"/>
      <w:r>
        <w:rPr>
          <w:rFonts w:hint="eastAsia"/>
        </w:rPr>
        <w:t>中</w:t>
      </w:r>
      <w:r>
        <w:t>默认的</w:t>
      </w:r>
      <w:r w:rsidRPr="0053047F">
        <w:t>HAL_KEY_SW_1</w:t>
      </w:r>
      <w:r>
        <w:t>）之后</w:t>
      </w:r>
      <w:r>
        <w:rPr>
          <w:rFonts w:hint="eastAsia"/>
        </w:rPr>
        <w:t>，同时</w:t>
      </w:r>
      <w:r>
        <w:t>保证在</w:t>
      </w:r>
      <w:proofErr w:type="spellStart"/>
      <w:r>
        <w:t>XXXX_key.c</w:t>
      </w:r>
      <w:proofErr w:type="spellEnd"/>
      <w:r>
        <w:rPr>
          <w:rFonts w:hint="eastAsia"/>
        </w:rPr>
        <w:t>文件</w:t>
      </w:r>
      <w:r>
        <w:t>中的</w:t>
      </w:r>
      <w:r w:rsidRPr="0053047F">
        <w:t xml:space="preserve">uint16 </w:t>
      </w:r>
      <w:proofErr w:type="spellStart"/>
      <w:r w:rsidRPr="0053047F">
        <w:t>HalKeyRead</w:t>
      </w:r>
      <w:proofErr w:type="spellEnd"/>
      <w:r w:rsidRPr="0053047F">
        <w:t xml:space="preserve"> ( void )</w:t>
      </w:r>
      <w:r>
        <w:rPr>
          <w:rFonts w:hint="eastAsia"/>
        </w:rPr>
        <w:t>函数</w:t>
      </w:r>
      <w:r>
        <w:t>内包含如下的代码段</w:t>
      </w:r>
      <w:r>
        <w:rPr>
          <w:rFonts w:hint="eastAsia"/>
        </w:rPr>
        <w:t>。</w:t>
      </w:r>
    </w:p>
    <w:p w:rsidR="0053047F" w:rsidRPr="0053047F" w:rsidRDefault="0053047F" w:rsidP="0053047F">
      <w:pPr>
        <w:rPr>
          <w:i/>
          <w:shd w:val="pct15" w:color="auto" w:fill="FFFFFF"/>
        </w:rPr>
      </w:pPr>
      <w:r w:rsidRPr="0053047F">
        <w:rPr>
          <w:i/>
          <w:shd w:val="pct15" w:color="auto" w:fill="FFFFFF"/>
        </w:rPr>
        <w:t xml:space="preserve">  </w:t>
      </w:r>
      <w:proofErr w:type="gramStart"/>
      <w:r w:rsidRPr="0053047F">
        <w:rPr>
          <w:i/>
          <w:shd w:val="pct15" w:color="auto" w:fill="FFFFFF"/>
        </w:rPr>
        <w:t>if</w:t>
      </w:r>
      <w:proofErr w:type="gramEnd"/>
      <w:r w:rsidRPr="0053047F">
        <w:rPr>
          <w:i/>
          <w:shd w:val="pct15" w:color="auto" w:fill="FFFFFF"/>
        </w:rPr>
        <w:t xml:space="preserve"> (HAL_PUSH_BUTTON1())</w:t>
      </w:r>
    </w:p>
    <w:p w:rsidR="0053047F" w:rsidRPr="0053047F" w:rsidRDefault="0053047F" w:rsidP="0053047F">
      <w:pPr>
        <w:rPr>
          <w:i/>
          <w:shd w:val="pct15" w:color="auto" w:fill="FFFFFF"/>
        </w:rPr>
      </w:pPr>
      <w:r w:rsidRPr="0053047F">
        <w:rPr>
          <w:i/>
          <w:shd w:val="pct15" w:color="auto" w:fill="FFFFFF"/>
        </w:rPr>
        <w:t xml:space="preserve">  {</w:t>
      </w:r>
    </w:p>
    <w:p w:rsidR="0053047F" w:rsidRPr="0053047F" w:rsidRDefault="0053047F" w:rsidP="0053047F">
      <w:pPr>
        <w:rPr>
          <w:i/>
          <w:shd w:val="pct15" w:color="auto" w:fill="FFFFFF"/>
        </w:rPr>
      </w:pPr>
      <w:r w:rsidRPr="0053047F">
        <w:rPr>
          <w:i/>
          <w:shd w:val="pct15" w:color="auto" w:fill="FFFFFF"/>
        </w:rPr>
        <w:t xml:space="preserve">    </w:t>
      </w:r>
      <w:proofErr w:type="gramStart"/>
      <w:r w:rsidRPr="0053047F">
        <w:rPr>
          <w:i/>
          <w:shd w:val="pct15" w:color="auto" w:fill="FFFFFF"/>
        </w:rPr>
        <w:t>keys</w:t>
      </w:r>
      <w:proofErr w:type="gramEnd"/>
      <w:r w:rsidRPr="0053047F">
        <w:rPr>
          <w:i/>
          <w:shd w:val="pct15" w:color="auto" w:fill="FFFFFF"/>
        </w:rPr>
        <w:t xml:space="preserve"> |= HAL_KEY_SW_1;</w:t>
      </w:r>
    </w:p>
    <w:p w:rsidR="0053047F" w:rsidRPr="0053047F" w:rsidRDefault="0053047F" w:rsidP="0053047F">
      <w:pPr>
        <w:rPr>
          <w:i/>
          <w:shd w:val="pct15" w:color="auto" w:fill="FFFFFF"/>
        </w:rPr>
      </w:pPr>
      <w:r w:rsidRPr="0053047F">
        <w:rPr>
          <w:i/>
          <w:shd w:val="pct15" w:color="auto" w:fill="FFFFFF"/>
        </w:rPr>
        <w:t xml:space="preserve">  }</w:t>
      </w:r>
    </w:p>
    <w:p w:rsidR="0053047F" w:rsidRPr="0053047F" w:rsidRDefault="0053047F" w:rsidP="0053047F">
      <w:pPr>
        <w:rPr>
          <w:i/>
          <w:shd w:val="pct15" w:color="auto" w:fill="FFFFFF"/>
        </w:rPr>
      </w:pPr>
      <w:r w:rsidRPr="0053047F">
        <w:rPr>
          <w:i/>
          <w:shd w:val="pct15" w:color="auto" w:fill="FFFFFF"/>
        </w:rPr>
        <w:t xml:space="preserve">  </w:t>
      </w:r>
      <w:proofErr w:type="gramStart"/>
      <w:r w:rsidRPr="0053047F">
        <w:rPr>
          <w:i/>
          <w:shd w:val="pct15" w:color="auto" w:fill="FFFFFF"/>
        </w:rPr>
        <w:t>else</w:t>
      </w:r>
      <w:proofErr w:type="gramEnd"/>
    </w:p>
    <w:p w:rsidR="0053047F" w:rsidRPr="0053047F" w:rsidRDefault="0053047F" w:rsidP="0053047F">
      <w:pPr>
        <w:rPr>
          <w:i/>
          <w:shd w:val="pct15" w:color="auto" w:fill="FFFFFF"/>
        </w:rPr>
      </w:pPr>
      <w:r w:rsidRPr="0053047F">
        <w:rPr>
          <w:i/>
          <w:shd w:val="pct15" w:color="auto" w:fill="FFFFFF"/>
        </w:rPr>
        <w:t xml:space="preserve">  {</w:t>
      </w:r>
    </w:p>
    <w:p w:rsidR="0053047F" w:rsidRPr="0053047F" w:rsidRDefault="0053047F" w:rsidP="0053047F">
      <w:pPr>
        <w:rPr>
          <w:i/>
          <w:shd w:val="pct15" w:color="auto" w:fill="FFFFFF"/>
        </w:rPr>
      </w:pPr>
      <w:r w:rsidRPr="0053047F">
        <w:rPr>
          <w:i/>
          <w:shd w:val="pct15" w:color="auto" w:fill="FFFFFF"/>
        </w:rPr>
        <w:t xml:space="preserve">    </w:t>
      </w:r>
      <w:proofErr w:type="gramStart"/>
      <w:r w:rsidRPr="0053047F">
        <w:rPr>
          <w:i/>
          <w:shd w:val="pct15" w:color="auto" w:fill="FFFFFF"/>
        </w:rPr>
        <w:t>keys</w:t>
      </w:r>
      <w:proofErr w:type="gramEnd"/>
      <w:r w:rsidRPr="0053047F">
        <w:rPr>
          <w:i/>
          <w:shd w:val="pct15" w:color="auto" w:fill="FFFFFF"/>
        </w:rPr>
        <w:t xml:space="preserve"> &amp;= ~HAL_KEY_SW_1;</w:t>
      </w:r>
    </w:p>
    <w:p w:rsidR="0053047F" w:rsidRPr="0053047F" w:rsidRDefault="0053047F" w:rsidP="0053047F">
      <w:pPr>
        <w:rPr>
          <w:i/>
          <w:shd w:val="pct15" w:color="auto" w:fill="FFFFFF"/>
        </w:rPr>
      </w:pPr>
      <w:r w:rsidRPr="0053047F">
        <w:rPr>
          <w:i/>
          <w:shd w:val="pct15" w:color="auto" w:fill="FFFFFF"/>
        </w:rPr>
        <w:t xml:space="preserve">  }</w:t>
      </w:r>
    </w:p>
    <w:p w:rsidR="001A5730" w:rsidRPr="0053047F" w:rsidRDefault="0053047F" w:rsidP="0053047F">
      <w:pPr>
        <w:pStyle w:val="ae"/>
        <w:ind w:firstLine="448"/>
      </w:pPr>
      <w:r>
        <w:rPr>
          <w:rFonts w:hint="eastAsia"/>
        </w:rPr>
        <w:t>烧录生成</w:t>
      </w:r>
      <w:r>
        <w:t>的固件之后</w:t>
      </w:r>
      <w:r>
        <w:rPr>
          <w:rFonts w:hint="eastAsia"/>
        </w:rPr>
        <w:t>设备按住</w:t>
      </w:r>
      <w:r>
        <w:t>SET</w:t>
      </w:r>
      <w:r>
        <w:rPr>
          <w:rFonts w:hint="eastAsia"/>
        </w:rPr>
        <w:t>按键</w:t>
      </w:r>
      <w:proofErr w:type="gramStart"/>
      <w:r>
        <w:t>上电即</w:t>
      </w:r>
      <w:r>
        <w:rPr>
          <w:rFonts w:hint="eastAsia"/>
        </w:rPr>
        <w:t>可</w:t>
      </w:r>
      <w:r>
        <w:t>进入产测功能</w:t>
      </w:r>
      <w:proofErr w:type="gramEnd"/>
      <w:r>
        <w:t>代码，产测</w:t>
      </w:r>
      <w:r>
        <w:rPr>
          <w:rFonts w:hint="eastAsia"/>
        </w:rPr>
        <w:t>时</w:t>
      </w:r>
      <w:r>
        <w:t>设备通过</w:t>
      </w:r>
      <w:r>
        <w:t xml:space="preserve">API </w:t>
      </w:r>
      <w:r w:rsidRPr="0053047F">
        <w:t xml:space="preserve">uint32 </w:t>
      </w:r>
      <w:proofErr w:type="spellStart"/>
      <w:r w:rsidRPr="0053047F">
        <w:t>ChannelSelect</w:t>
      </w:r>
      <w:proofErr w:type="spellEnd"/>
      <w:r w:rsidRPr="0053047F">
        <w:t>(void)</w:t>
      </w:r>
      <w:r>
        <w:rPr>
          <w:rFonts w:hint="eastAsia"/>
        </w:rPr>
        <w:t>获取硬件</w:t>
      </w:r>
      <w:r>
        <w:t>中的信道配置</w:t>
      </w:r>
      <w:r w:rsidR="000724C6">
        <w:rPr>
          <w:rFonts w:hint="eastAsia"/>
        </w:rPr>
        <w:t>并</w:t>
      </w:r>
      <w:r>
        <w:t>返回产测</w:t>
      </w:r>
      <w:r>
        <w:rPr>
          <w:rFonts w:hint="eastAsia"/>
        </w:rPr>
        <w:t>定义</w:t>
      </w:r>
      <w:r>
        <w:t>的信道掩码给网络层，用来指定产</w:t>
      </w:r>
      <w:proofErr w:type="gramStart"/>
      <w:r>
        <w:t>测时搜网信道</w:t>
      </w:r>
      <w:proofErr w:type="gramEnd"/>
      <w:r w:rsidR="000724C6">
        <w:rPr>
          <w:rFonts w:hint="eastAsia"/>
        </w:rPr>
        <w:t>，</w:t>
      </w:r>
      <w:r w:rsidR="000724C6">
        <w:t>产测时</w:t>
      </w:r>
      <w:r w:rsidR="000724C6">
        <w:rPr>
          <w:rFonts w:hint="eastAsia"/>
        </w:rPr>
        <w:t>设备仅在信道</w:t>
      </w:r>
      <w:r w:rsidR="000724C6">
        <w:t>掩码指定的信道进行搜索加入</w:t>
      </w:r>
      <w:r w:rsidR="000724C6">
        <w:rPr>
          <w:rFonts w:hint="eastAsia"/>
        </w:rPr>
        <w:t>网络</w:t>
      </w:r>
      <w:r>
        <w:rPr>
          <w:rFonts w:hint="eastAsia"/>
        </w:rPr>
        <w:t>。</w:t>
      </w:r>
    </w:p>
    <w:p w:rsidR="0053047F" w:rsidRDefault="000724C6" w:rsidP="000724C6">
      <w:pPr>
        <w:pStyle w:val="3"/>
      </w:pPr>
      <w:bookmarkStart w:id="191" w:name="_Toc455429264"/>
      <w:proofErr w:type="gramStart"/>
      <w:r w:rsidRPr="000724C6">
        <w:rPr>
          <w:rFonts w:hint="eastAsia"/>
        </w:rPr>
        <w:t>产测</w:t>
      </w:r>
      <w:r>
        <w:rPr>
          <w:rFonts w:hint="eastAsia"/>
        </w:rPr>
        <w:t>信道</w:t>
      </w:r>
      <w:proofErr w:type="gramEnd"/>
      <w:r>
        <w:t>选择</w:t>
      </w:r>
      <w:bookmarkEnd w:id="191"/>
    </w:p>
    <w:p w:rsidR="000724C6" w:rsidRPr="008B387A" w:rsidRDefault="000724C6" w:rsidP="008B387A">
      <w:pPr>
        <w:pStyle w:val="ae"/>
        <w:ind w:firstLine="448"/>
      </w:pPr>
      <w:proofErr w:type="gramStart"/>
      <w:r>
        <w:rPr>
          <w:rFonts w:hint="eastAsia"/>
        </w:rPr>
        <w:t>产测</w:t>
      </w:r>
      <w:r>
        <w:t>信道</w:t>
      </w:r>
      <w:proofErr w:type="gramEnd"/>
      <w:r>
        <w:t>选择通过</w:t>
      </w:r>
      <w:r>
        <w:t xml:space="preserve">API </w:t>
      </w:r>
      <w:r w:rsidRPr="000724C6">
        <w:t xml:space="preserve">uint32 </w:t>
      </w:r>
      <w:proofErr w:type="spellStart"/>
      <w:r w:rsidRPr="000724C6">
        <w:t>ChannelSelect</w:t>
      </w:r>
      <w:proofErr w:type="spellEnd"/>
      <w:r w:rsidRPr="000724C6">
        <w:t>(void)</w:t>
      </w:r>
      <w:r>
        <w:rPr>
          <w:rFonts w:hint="eastAsia"/>
        </w:rPr>
        <w:t>的</w:t>
      </w:r>
      <w:r>
        <w:t>返回</w:t>
      </w:r>
      <w:r>
        <w:rPr>
          <w:rFonts w:hint="eastAsia"/>
        </w:rPr>
        <w:t>的</w:t>
      </w:r>
      <w:r>
        <w:rPr>
          <w:rFonts w:hint="eastAsia"/>
        </w:rPr>
        <w:t>32</w:t>
      </w:r>
      <w:r>
        <w:t>bit</w:t>
      </w:r>
      <w:r>
        <w:rPr>
          <w:rFonts w:hint="eastAsia"/>
        </w:rPr>
        <w:t>的</w:t>
      </w:r>
      <w:r>
        <w:t>信道掩码</w:t>
      </w:r>
      <w:r>
        <w:rPr>
          <w:rFonts w:hint="eastAsia"/>
        </w:rPr>
        <w:t>来</w:t>
      </w:r>
      <w:r>
        <w:t>确定</w:t>
      </w:r>
      <w:r>
        <w:rPr>
          <w:rFonts w:hint="eastAsia"/>
        </w:rPr>
        <w:t>，</w:t>
      </w:r>
      <w:r>
        <w:t>返回</w:t>
      </w:r>
      <w:proofErr w:type="gramStart"/>
      <w:r>
        <w:t>值通过</w:t>
      </w:r>
      <w:r>
        <w:rPr>
          <w:rFonts w:hint="eastAsia"/>
        </w:rPr>
        <w:t>获取</w:t>
      </w:r>
      <w:r>
        <w:t>产测</w:t>
      </w:r>
      <w:proofErr w:type="gramEnd"/>
      <w:r>
        <w:t>信道引脚的</w:t>
      </w:r>
      <w:r>
        <w:rPr>
          <w:rFonts w:hint="eastAsia"/>
        </w:rPr>
        <w:t>状态</w:t>
      </w:r>
      <w:r>
        <w:t>值来确定</w:t>
      </w:r>
      <w:r>
        <w:rPr>
          <w:rFonts w:hint="eastAsia"/>
        </w:rPr>
        <w:t>。</w:t>
      </w:r>
    </w:p>
    <w:p w:rsidR="008B387A" w:rsidRDefault="008B387A" w:rsidP="008B387A">
      <w:pPr>
        <w:pStyle w:val="3"/>
      </w:pPr>
      <w:bookmarkStart w:id="192" w:name="_Toc455429265"/>
      <w:proofErr w:type="spellStart"/>
      <w:r w:rsidRPr="008B387A">
        <w:rPr>
          <w:rFonts w:hint="eastAsia"/>
        </w:rPr>
        <w:t>EndDevice</w:t>
      </w:r>
      <w:proofErr w:type="spellEnd"/>
      <w:r w:rsidRPr="008B387A">
        <w:t>设备的</w:t>
      </w:r>
      <w:r w:rsidRPr="008B387A">
        <w:rPr>
          <w:rFonts w:hint="eastAsia"/>
        </w:rPr>
        <w:t>产测</w:t>
      </w:r>
      <w:bookmarkEnd w:id="192"/>
    </w:p>
    <w:p w:rsidR="00AF2CD7" w:rsidRPr="00AF2CD7" w:rsidRDefault="00AF2CD7" w:rsidP="00AF2CD7">
      <w:pPr>
        <w:pStyle w:val="4"/>
      </w:pPr>
      <w:bookmarkStart w:id="193" w:name="_Toc455429266"/>
      <w:r>
        <w:t>P</w:t>
      </w:r>
      <w:r>
        <w:rPr>
          <w:rFonts w:hint="eastAsia"/>
        </w:rPr>
        <w:t>oll</w:t>
      </w:r>
      <w:r>
        <w:t xml:space="preserve"> Rate</w:t>
      </w:r>
      <w:r>
        <w:rPr>
          <w:rFonts w:hint="eastAsia"/>
        </w:rPr>
        <w:t>规律</w:t>
      </w:r>
      <w:bookmarkEnd w:id="193"/>
    </w:p>
    <w:p w:rsidR="008B387A" w:rsidRDefault="008B387A" w:rsidP="0065746B">
      <w:pPr>
        <w:pStyle w:val="ae"/>
        <w:ind w:firstLine="448"/>
      </w:pPr>
      <w:r>
        <w:rPr>
          <w:rFonts w:hint="eastAsia"/>
        </w:rPr>
        <w:t>对于</w:t>
      </w:r>
      <w:proofErr w:type="spellStart"/>
      <w:r>
        <w:t>EndDevice</w:t>
      </w:r>
      <w:proofErr w:type="spellEnd"/>
      <w:r>
        <w:t>设备</w:t>
      </w:r>
      <w:r>
        <w:rPr>
          <w:rFonts w:hint="eastAsia"/>
        </w:rPr>
        <w:t>，</w:t>
      </w:r>
      <w:r>
        <w:t>由于产测时需要</w:t>
      </w:r>
      <w:r>
        <w:rPr>
          <w:rFonts w:hint="eastAsia"/>
        </w:rPr>
        <w:t>保证快速</w:t>
      </w:r>
      <w:r>
        <w:t>性</w:t>
      </w:r>
      <w:r>
        <w:rPr>
          <w:rFonts w:hint="eastAsia"/>
        </w:rPr>
        <w:t>，</w:t>
      </w:r>
      <w:r>
        <w:t>以便提高生产效率，所以</w:t>
      </w:r>
      <w:r>
        <w:rPr>
          <w:rFonts w:hint="eastAsia"/>
        </w:rPr>
        <w:t>在</w:t>
      </w:r>
      <w:proofErr w:type="spellStart"/>
      <w:r>
        <w:lastRenderedPageBreak/>
        <w:t>EndDevice</w:t>
      </w:r>
      <w:proofErr w:type="spellEnd"/>
      <w:r>
        <w:rPr>
          <w:rFonts w:hint="eastAsia"/>
        </w:rPr>
        <w:t>设备</w:t>
      </w:r>
      <w:r>
        <w:t>在进行产测时需要设置一个相对快速的</w:t>
      </w:r>
      <w:r w:rsidR="00225B71">
        <w:rPr>
          <w:rFonts w:hint="eastAsia"/>
        </w:rPr>
        <w:t>Poll</w:t>
      </w:r>
      <w:r w:rsidR="00225B71">
        <w:t xml:space="preserve"> Rate</w:t>
      </w:r>
      <w:r w:rsidR="00225B71">
        <w:rPr>
          <w:rFonts w:hint="eastAsia"/>
        </w:rPr>
        <w:t>，</w:t>
      </w:r>
      <w:r w:rsidR="00225B71">
        <w:t>因此需要</w:t>
      </w:r>
      <w:proofErr w:type="gramStart"/>
      <w:r w:rsidR="00225B71">
        <w:t>在</w:t>
      </w:r>
      <w:r w:rsidR="00225B71">
        <w:rPr>
          <w:rFonts w:hint="eastAsia"/>
        </w:rPr>
        <w:t>产测</w:t>
      </w:r>
      <w:r w:rsidR="00225B71">
        <w:t>的</w:t>
      </w:r>
      <w:proofErr w:type="gramEnd"/>
      <w:r w:rsidR="00225B71">
        <w:rPr>
          <w:rFonts w:hint="eastAsia"/>
        </w:rPr>
        <w:t>时候</w:t>
      </w:r>
      <w:r w:rsidR="00225B71">
        <w:t>设定</w:t>
      </w:r>
      <w:r w:rsidR="00225B71">
        <w:t>Poll Rate</w:t>
      </w:r>
      <w:r w:rsidR="00225B71">
        <w:rPr>
          <w:rFonts w:hint="eastAsia"/>
        </w:rPr>
        <w:t>时间</w:t>
      </w:r>
      <w:r w:rsidR="00225B71">
        <w:t>为</w:t>
      </w:r>
      <w:r w:rsidR="00225B71">
        <w:rPr>
          <w:rFonts w:hint="eastAsia"/>
        </w:rPr>
        <w:t>200</w:t>
      </w:r>
      <w:r w:rsidR="00225B71">
        <w:t>ms</w:t>
      </w:r>
      <w:r w:rsidR="00225B71">
        <w:rPr>
          <w:rFonts w:hint="eastAsia"/>
        </w:rPr>
        <w:t>，</w:t>
      </w:r>
      <w:r w:rsidR="00225B71">
        <w:t>设备正常工作的时候按照</w:t>
      </w:r>
      <w:proofErr w:type="spellStart"/>
      <w:r w:rsidR="00225B71">
        <w:t>EndDevice</w:t>
      </w:r>
      <w:proofErr w:type="spellEnd"/>
      <w:r w:rsidR="00225B71">
        <w:rPr>
          <w:rFonts w:hint="eastAsia"/>
        </w:rPr>
        <w:t>设备</w:t>
      </w:r>
      <w:r w:rsidR="00225B71">
        <w:t>类型去设定</w:t>
      </w:r>
      <w:r w:rsidR="00225B71">
        <w:t>Poll Rate</w:t>
      </w:r>
      <w:r w:rsidR="00225B71">
        <w:rPr>
          <w:rFonts w:hint="eastAsia"/>
        </w:rPr>
        <w:t>规律</w:t>
      </w:r>
      <w:r w:rsidR="00AF2CD7">
        <w:rPr>
          <w:rFonts w:hint="eastAsia"/>
        </w:rPr>
        <w:t>，</w:t>
      </w:r>
      <w:r w:rsidR="00AF2CD7">
        <w:t>如下所示</w:t>
      </w:r>
      <w:r w:rsidR="00AF2CD7">
        <w:rPr>
          <w:rFonts w:hint="eastAsia"/>
        </w:rPr>
        <w:t>红色</w:t>
      </w:r>
      <w:r w:rsidR="00AF2CD7">
        <w:t>部分是产测</w:t>
      </w:r>
      <w:r w:rsidR="00AF2CD7">
        <w:rPr>
          <w:rFonts w:hint="eastAsia"/>
        </w:rPr>
        <w:t>时</w:t>
      </w:r>
      <w:r w:rsidR="00AF2CD7">
        <w:t>设备工作</w:t>
      </w:r>
      <w:r w:rsidR="00AF2CD7">
        <w:t>Poll Rate</w:t>
      </w:r>
    </w:p>
    <w:p w:rsidR="00AF2CD7" w:rsidRPr="00AF2CD7" w:rsidRDefault="00AF2CD7" w:rsidP="00AF2CD7">
      <w:pPr>
        <w:pStyle w:val="ae"/>
        <w:ind w:firstLine="448"/>
        <w:rPr>
          <w:i/>
          <w:color w:val="FF0000"/>
          <w:shd w:val="pct15" w:color="auto" w:fill="FFFFFF"/>
        </w:rPr>
      </w:pPr>
      <w:r w:rsidRPr="00AF2CD7">
        <w:rPr>
          <w:i/>
          <w:color w:val="FF0000"/>
          <w:shd w:val="pct15" w:color="auto" w:fill="FFFFFF"/>
        </w:rPr>
        <w:t xml:space="preserve">  </w:t>
      </w:r>
      <w:proofErr w:type="gramStart"/>
      <w:r w:rsidRPr="00AF2CD7">
        <w:rPr>
          <w:i/>
          <w:color w:val="FF0000"/>
          <w:shd w:val="pct15" w:color="auto" w:fill="FFFFFF"/>
        </w:rPr>
        <w:t>if</w:t>
      </w:r>
      <w:proofErr w:type="gramEnd"/>
      <w:r w:rsidRPr="00AF2CD7">
        <w:rPr>
          <w:i/>
          <w:color w:val="FF0000"/>
          <w:shd w:val="pct15" w:color="auto" w:fill="FFFFFF"/>
        </w:rPr>
        <w:t xml:space="preserve"> ( </w:t>
      </w:r>
      <w:proofErr w:type="spellStart"/>
      <w:r w:rsidRPr="00AF2CD7">
        <w:rPr>
          <w:i/>
          <w:color w:val="FF0000"/>
          <w:shd w:val="pct15" w:color="auto" w:fill="FFFFFF"/>
        </w:rPr>
        <w:t>zdappHoldKeys</w:t>
      </w:r>
      <w:proofErr w:type="spellEnd"/>
      <w:r w:rsidRPr="00AF2CD7">
        <w:rPr>
          <w:i/>
          <w:color w:val="FF0000"/>
          <w:shd w:val="pct15" w:color="auto" w:fill="FFFFFF"/>
        </w:rPr>
        <w:t xml:space="preserve"> &amp; SW_BYPASS_START )</w:t>
      </w:r>
    </w:p>
    <w:p w:rsidR="00AF2CD7" w:rsidRPr="00AF2CD7" w:rsidRDefault="00AF2CD7" w:rsidP="00AF2CD7">
      <w:pPr>
        <w:pStyle w:val="ae"/>
        <w:ind w:firstLine="448"/>
        <w:rPr>
          <w:i/>
          <w:color w:val="FF0000"/>
          <w:shd w:val="pct15" w:color="auto" w:fill="FFFFFF"/>
        </w:rPr>
      </w:pPr>
      <w:r w:rsidRPr="00AF2CD7">
        <w:rPr>
          <w:i/>
          <w:color w:val="FF0000"/>
          <w:shd w:val="pct15" w:color="auto" w:fill="FFFFFF"/>
        </w:rPr>
        <w:t xml:space="preserve">  {</w:t>
      </w:r>
    </w:p>
    <w:p w:rsidR="00AF2CD7" w:rsidRPr="00AF2CD7" w:rsidRDefault="00AF2CD7" w:rsidP="00AF2CD7">
      <w:pPr>
        <w:pStyle w:val="ae"/>
        <w:ind w:firstLine="448"/>
        <w:rPr>
          <w:i/>
          <w:color w:val="FF0000"/>
          <w:shd w:val="pct15" w:color="auto" w:fill="FFFFFF"/>
        </w:rPr>
      </w:pPr>
      <w:r w:rsidRPr="00AF2CD7">
        <w:rPr>
          <w:i/>
          <w:color w:val="FF0000"/>
          <w:shd w:val="pct15" w:color="auto" w:fill="FFFFFF"/>
        </w:rPr>
        <w:t xml:space="preserve">    </w:t>
      </w:r>
      <w:proofErr w:type="spellStart"/>
      <w:proofErr w:type="gramStart"/>
      <w:r w:rsidRPr="00AF2CD7">
        <w:rPr>
          <w:i/>
          <w:color w:val="FF0000"/>
          <w:shd w:val="pct15" w:color="auto" w:fill="FFFFFF"/>
        </w:rPr>
        <w:t>pollrate</w:t>
      </w:r>
      <w:proofErr w:type="spellEnd"/>
      <w:proofErr w:type="gramEnd"/>
      <w:r w:rsidRPr="00AF2CD7">
        <w:rPr>
          <w:i/>
          <w:color w:val="FF0000"/>
          <w:shd w:val="pct15" w:color="auto" w:fill="FFFFFF"/>
        </w:rPr>
        <w:t>-&gt;</w:t>
      </w:r>
      <w:proofErr w:type="spellStart"/>
      <w:r w:rsidRPr="00AF2CD7">
        <w:rPr>
          <w:i/>
          <w:color w:val="FF0000"/>
          <w:shd w:val="pct15" w:color="auto" w:fill="FFFFFF"/>
        </w:rPr>
        <w:t>shortPollInterval</w:t>
      </w:r>
      <w:proofErr w:type="spellEnd"/>
      <w:r w:rsidRPr="00AF2CD7">
        <w:rPr>
          <w:i/>
          <w:color w:val="FF0000"/>
          <w:shd w:val="pct15" w:color="auto" w:fill="FFFFFF"/>
        </w:rPr>
        <w:t xml:space="preserve"> = 200;</w:t>
      </w:r>
    </w:p>
    <w:p w:rsidR="00AF2CD7" w:rsidRPr="00AF2CD7" w:rsidRDefault="00AF2CD7" w:rsidP="00AF2CD7">
      <w:pPr>
        <w:pStyle w:val="ae"/>
        <w:ind w:firstLine="448"/>
        <w:rPr>
          <w:i/>
          <w:color w:val="FF0000"/>
          <w:shd w:val="pct15" w:color="auto" w:fill="FFFFFF"/>
        </w:rPr>
      </w:pPr>
      <w:r w:rsidRPr="00AF2CD7">
        <w:rPr>
          <w:i/>
          <w:color w:val="FF0000"/>
          <w:shd w:val="pct15" w:color="auto" w:fill="FFFFFF"/>
        </w:rPr>
        <w:t xml:space="preserve">  }</w:t>
      </w:r>
    </w:p>
    <w:p w:rsidR="00AF2CD7" w:rsidRPr="00AF2CD7" w:rsidRDefault="00AF2CD7" w:rsidP="00AF2CD7">
      <w:pPr>
        <w:pStyle w:val="ae"/>
        <w:ind w:firstLine="448"/>
        <w:rPr>
          <w:i/>
          <w:shd w:val="pct15" w:color="auto" w:fill="FFFFFF"/>
        </w:rPr>
      </w:pPr>
      <w:r w:rsidRPr="00AF2CD7">
        <w:rPr>
          <w:i/>
          <w:shd w:val="pct15" w:color="auto" w:fill="FFFFFF"/>
        </w:rPr>
        <w:t xml:space="preserve">  </w:t>
      </w:r>
      <w:proofErr w:type="gramStart"/>
      <w:r w:rsidRPr="00AF2CD7">
        <w:rPr>
          <w:i/>
          <w:shd w:val="pct15" w:color="auto" w:fill="FFFFFF"/>
        </w:rPr>
        <w:t>else</w:t>
      </w:r>
      <w:proofErr w:type="gramEnd"/>
    </w:p>
    <w:p w:rsidR="00AF2CD7" w:rsidRPr="00AF2CD7" w:rsidRDefault="00AF2CD7" w:rsidP="00AF2CD7">
      <w:pPr>
        <w:pStyle w:val="ae"/>
        <w:ind w:firstLine="448"/>
        <w:rPr>
          <w:i/>
          <w:shd w:val="pct15" w:color="auto" w:fill="FFFFFF"/>
        </w:rPr>
      </w:pPr>
      <w:r w:rsidRPr="00AF2CD7">
        <w:rPr>
          <w:i/>
          <w:shd w:val="pct15" w:color="auto" w:fill="FFFFFF"/>
        </w:rPr>
        <w:t xml:space="preserve">  {</w:t>
      </w:r>
    </w:p>
    <w:p w:rsidR="00AF2CD7" w:rsidRPr="00AF2CD7" w:rsidRDefault="00AF2CD7" w:rsidP="00AF2CD7">
      <w:pPr>
        <w:pStyle w:val="ae"/>
        <w:ind w:firstLine="448"/>
        <w:rPr>
          <w:i/>
          <w:shd w:val="pct15" w:color="auto" w:fill="FFFFFF"/>
        </w:rPr>
      </w:pPr>
      <w:r w:rsidRPr="00AF2CD7">
        <w:rPr>
          <w:i/>
          <w:shd w:val="pct15" w:color="auto" w:fill="FFFFFF"/>
        </w:rPr>
        <w:t xml:space="preserve">    </w:t>
      </w:r>
      <w:proofErr w:type="spellStart"/>
      <w:proofErr w:type="gramStart"/>
      <w:r w:rsidRPr="00AF2CD7">
        <w:rPr>
          <w:i/>
          <w:shd w:val="pct15" w:color="auto" w:fill="FFFFFF"/>
        </w:rPr>
        <w:t>pollrate</w:t>
      </w:r>
      <w:proofErr w:type="spellEnd"/>
      <w:proofErr w:type="gramEnd"/>
      <w:r w:rsidRPr="00AF2CD7">
        <w:rPr>
          <w:i/>
          <w:shd w:val="pct15" w:color="auto" w:fill="FFFFFF"/>
        </w:rPr>
        <w:t>-&gt;</w:t>
      </w:r>
      <w:proofErr w:type="spellStart"/>
      <w:r w:rsidRPr="00AF2CD7">
        <w:rPr>
          <w:i/>
          <w:shd w:val="pct15" w:color="auto" w:fill="FFFFFF"/>
        </w:rPr>
        <w:t>shortPollInterval</w:t>
      </w:r>
      <w:proofErr w:type="spellEnd"/>
      <w:r w:rsidRPr="00AF2CD7">
        <w:rPr>
          <w:i/>
          <w:shd w:val="pct15" w:color="auto" w:fill="FFFFFF"/>
        </w:rPr>
        <w:t xml:space="preserve"> = 5000;</w:t>
      </w:r>
    </w:p>
    <w:p w:rsidR="00AF2CD7" w:rsidRPr="00AF2CD7" w:rsidRDefault="00AF2CD7" w:rsidP="00AF2CD7">
      <w:pPr>
        <w:pStyle w:val="ae"/>
        <w:ind w:firstLine="448"/>
        <w:rPr>
          <w:i/>
          <w:shd w:val="pct15" w:color="auto" w:fill="FFFFFF"/>
        </w:rPr>
      </w:pPr>
      <w:r w:rsidRPr="00AF2CD7">
        <w:rPr>
          <w:i/>
          <w:shd w:val="pct15" w:color="auto" w:fill="FFFFFF"/>
        </w:rPr>
        <w:t xml:space="preserve">    </w:t>
      </w:r>
      <w:proofErr w:type="spellStart"/>
      <w:proofErr w:type="gramStart"/>
      <w:r w:rsidRPr="00AF2CD7">
        <w:rPr>
          <w:i/>
          <w:shd w:val="pct15" w:color="auto" w:fill="FFFFFF"/>
        </w:rPr>
        <w:t>pollrate</w:t>
      </w:r>
      <w:proofErr w:type="spellEnd"/>
      <w:proofErr w:type="gramEnd"/>
      <w:r w:rsidRPr="00AF2CD7">
        <w:rPr>
          <w:i/>
          <w:shd w:val="pct15" w:color="auto" w:fill="FFFFFF"/>
        </w:rPr>
        <w:t>-&gt;</w:t>
      </w:r>
      <w:proofErr w:type="spellStart"/>
      <w:r w:rsidRPr="00AF2CD7">
        <w:rPr>
          <w:i/>
          <w:shd w:val="pct15" w:color="auto" w:fill="FFFFFF"/>
        </w:rPr>
        <w:t>enablelongPoll</w:t>
      </w:r>
      <w:proofErr w:type="spellEnd"/>
      <w:r w:rsidRPr="00AF2CD7">
        <w:rPr>
          <w:i/>
          <w:shd w:val="pct15" w:color="auto" w:fill="FFFFFF"/>
        </w:rPr>
        <w:t xml:space="preserve"> = 1;</w:t>
      </w:r>
    </w:p>
    <w:p w:rsidR="00AF2CD7" w:rsidRPr="00AF2CD7" w:rsidRDefault="00AF2CD7" w:rsidP="00AF2CD7">
      <w:pPr>
        <w:pStyle w:val="ae"/>
        <w:ind w:firstLine="448"/>
        <w:rPr>
          <w:i/>
          <w:shd w:val="pct15" w:color="auto" w:fill="FFFFFF"/>
        </w:rPr>
      </w:pPr>
      <w:r w:rsidRPr="00AF2CD7">
        <w:rPr>
          <w:i/>
          <w:shd w:val="pct15" w:color="auto" w:fill="FFFFFF"/>
        </w:rPr>
        <w:t xml:space="preserve">    </w:t>
      </w:r>
      <w:proofErr w:type="spellStart"/>
      <w:proofErr w:type="gramStart"/>
      <w:r w:rsidRPr="00AF2CD7">
        <w:rPr>
          <w:i/>
          <w:shd w:val="pct15" w:color="auto" w:fill="FFFFFF"/>
        </w:rPr>
        <w:t>pollrate</w:t>
      </w:r>
      <w:proofErr w:type="spellEnd"/>
      <w:proofErr w:type="gramEnd"/>
      <w:r w:rsidRPr="00AF2CD7">
        <w:rPr>
          <w:i/>
          <w:shd w:val="pct15" w:color="auto" w:fill="FFFFFF"/>
        </w:rPr>
        <w:t>-&gt;</w:t>
      </w:r>
      <w:proofErr w:type="spellStart"/>
      <w:r w:rsidRPr="00AF2CD7">
        <w:rPr>
          <w:i/>
          <w:shd w:val="pct15" w:color="auto" w:fill="FFFFFF"/>
        </w:rPr>
        <w:t>longPollInterval</w:t>
      </w:r>
      <w:proofErr w:type="spellEnd"/>
      <w:r w:rsidRPr="00AF2CD7">
        <w:rPr>
          <w:i/>
          <w:shd w:val="pct15" w:color="auto" w:fill="FFFFFF"/>
        </w:rPr>
        <w:t xml:space="preserve"> = 18000;</w:t>
      </w:r>
    </w:p>
    <w:p w:rsidR="008B387A" w:rsidRPr="00AF2CD7" w:rsidRDefault="00AF2CD7" w:rsidP="00AF2CD7">
      <w:pPr>
        <w:pStyle w:val="ae"/>
        <w:ind w:firstLine="448"/>
        <w:rPr>
          <w:i/>
          <w:shd w:val="pct15" w:color="auto" w:fill="FFFFFF"/>
        </w:rPr>
      </w:pPr>
      <w:r w:rsidRPr="00AF2CD7">
        <w:rPr>
          <w:i/>
          <w:shd w:val="pct15" w:color="auto" w:fill="FFFFFF"/>
        </w:rPr>
        <w:t xml:space="preserve">  }</w:t>
      </w:r>
    </w:p>
    <w:p w:rsidR="008B387A" w:rsidRDefault="00AF2CD7" w:rsidP="00AF2CD7">
      <w:pPr>
        <w:pStyle w:val="4"/>
      </w:pPr>
      <w:bookmarkStart w:id="194" w:name="_Toc455429267"/>
      <w:r>
        <w:rPr>
          <w:rFonts w:hint="eastAsia"/>
        </w:rPr>
        <w:t>产测时</w:t>
      </w:r>
      <w:r>
        <w:t>禁止一</w:t>
      </w:r>
      <w:r>
        <w:rPr>
          <w:rFonts w:hint="eastAsia"/>
        </w:rPr>
        <w:t>些</w:t>
      </w:r>
      <w:r>
        <w:t>功能</w:t>
      </w:r>
      <w:bookmarkEnd w:id="194"/>
    </w:p>
    <w:p w:rsidR="00AF2CD7" w:rsidRPr="00AF2CD7" w:rsidRDefault="00AF2CD7" w:rsidP="00AF2CD7">
      <w:pPr>
        <w:pStyle w:val="ae"/>
        <w:ind w:firstLine="448"/>
      </w:pPr>
      <w:r>
        <w:rPr>
          <w:rFonts w:hint="eastAsia"/>
        </w:rPr>
        <w:t>产品</w:t>
      </w:r>
      <w:r>
        <w:t>生产测试时一些应用功能需要禁止，或者和产品正常工作</w:t>
      </w:r>
      <w:r>
        <w:rPr>
          <w:rFonts w:hint="eastAsia"/>
        </w:rPr>
        <w:t>时</w:t>
      </w:r>
      <w:r>
        <w:t>区分对待，在这里</w:t>
      </w:r>
      <w:r>
        <w:rPr>
          <w:rFonts w:hint="eastAsia"/>
        </w:rPr>
        <w:t>如果</w:t>
      </w:r>
      <w:r>
        <w:t xml:space="preserve"> (</w:t>
      </w:r>
      <w:proofErr w:type="spellStart"/>
      <w:r w:rsidRPr="00AF2CD7">
        <w:t>zdappHoldKeys</w:t>
      </w:r>
      <w:proofErr w:type="spellEnd"/>
      <w:r w:rsidRPr="00AF2CD7">
        <w:t xml:space="preserve"> &amp; SW_BYPASS_START)</w:t>
      </w:r>
      <w:r>
        <w:t xml:space="preserve"> == TRUE </w:t>
      </w:r>
      <w:r>
        <w:rPr>
          <w:rFonts w:hint="eastAsia"/>
        </w:rPr>
        <w:t>表示</w:t>
      </w:r>
      <w:r>
        <w:t>设备</w:t>
      </w:r>
      <w:r>
        <w:rPr>
          <w:rFonts w:hint="eastAsia"/>
        </w:rPr>
        <w:t>工作</w:t>
      </w:r>
      <w:proofErr w:type="gramStart"/>
      <w:r>
        <w:rPr>
          <w:rFonts w:hint="eastAsia"/>
        </w:rPr>
        <w:t>在</w:t>
      </w:r>
      <w:r>
        <w:t>产测模式</w:t>
      </w:r>
      <w:proofErr w:type="gramEnd"/>
      <w:r>
        <w:t>，如果</w:t>
      </w:r>
      <w:r>
        <w:rPr>
          <w:rFonts w:hint="eastAsia"/>
        </w:rPr>
        <w:t>其</w:t>
      </w:r>
      <w:r>
        <w:t>值为</w:t>
      </w:r>
      <w:r>
        <w:t>FALSE</w:t>
      </w:r>
      <w:r>
        <w:rPr>
          <w:rFonts w:hint="eastAsia"/>
        </w:rPr>
        <w:t>表示产品</w:t>
      </w:r>
      <w:r>
        <w:t>工作在</w:t>
      </w:r>
      <w:r>
        <w:rPr>
          <w:rFonts w:hint="eastAsia"/>
        </w:rPr>
        <w:t>正常</w:t>
      </w:r>
      <w:r>
        <w:t>模式</w:t>
      </w:r>
      <w:r>
        <w:rPr>
          <w:rFonts w:hint="eastAsia"/>
        </w:rPr>
        <w:t>。</w:t>
      </w:r>
    </w:p>
    <w:p w:rsidR="00AF2CD7" w:rsidRPr="00AF2CD7" w:rsidRDefault="00AE766C" w:rsidP="00AE766C">
      <w:pPr>
        <w:pStyle w:val="2"/>
      </w:pPr>
      <w:bookmarkStart w:id="195" w:name="_Toc455429268"/>
      <w:r>
        <w:rPr>
          <w:rFonts w:hint="eastAsia"/>
        </w:rPr>
        <w:t>链接</w:t>
      </w:r>
      <w:r>
        <w:t>库使用</w:t>
      </w:r>
      <w:bookmarkEnd w:id="195"/>
    </w:p>
    <w:p w:rsidR="00AE766C" w:rsidRDefault="00AE766C" w:rsidP="00071B58">
      <w:pPr>
        <w:pStyle w:val="ae"/>
        <w:ind w:firstLine="448"/>
      </w:pPr>
      <w:r>
        <w:rPr>
          <w:rFonts w:hint="eastAsia"/>
        </w:rPr>
        <w:t>使用</w:t>
      </w:r>
      <w:r>
        <w:t>封装协议</w:t>
      </w:r>
      <w:proofErr w:type="gramStart"/>
      <w:r>
        <w:t>栈</w:t>
      </w:r>
      <w:proofErr w:type="gramEnd"/>
      <w:r>
        <w:t>，开发</w:t>
      </w:r>
      <w:r>
        <w:rPr>
          <w:rFonts w:hint="eastAsia"/>
        </w:rPr>
        <w:t>者</w:t>
      </w:r>
      <w:r>
        <w:t>需要学会自己选用</w:t>
      </w:r>
      <w:r>
        <w:rPr>
          <w:rFonts w:hint="eastAsia"/>
        </w:rPr>
        <w:t>封装</w:t>
      </w:r>
      <w:r>
        <w:t>库，</w:t>
      </w:r>
      <w:r>
        <w:rPr>
          <w:rFonts w:hint="eastAsia"/>
        </w:rPr>
        <w:t>开发</w:t>
      </w:r>
      <w:r>
        <w:t>新项目</w:t>
      </w:r>
      <w:r>
        <w:rPr>
          <w:rFonts w:hint="eastAsia"/>
        </w:rPr>
        <w:t>可</w:t>
      </w:r>
      <w:r>
        <w:t>使用</w:t>
      </w:r>
      <w:proofErr w:type="spellStart"/>
      <w:r>
        <w:t>SimpleDevice</w:t>
      </w:r>
      <w:proofErr w:type="spellEnd"/>
      <w:r>
        <w:rPr>
          <w:rFonts w:hint="eastAsia"/>
        </w:rPr>
        <w:t>示例程序创建，</w:t>
      </w:r>
      <w:r>
        <w:t>已经开</w:t>
      </w:r>
      <w:r>
        <w:rPr>
          <w:rFonts w:hint="eastAsia"/>
        </w:rPr>
        <w:t>发</w:t>
      </w:r>
      <w:r>
        <w:t>过的项目需</w:t>
      </w:r>
      <w:r>
        <w:rPr>
          <w:rFonts w:hint="eastAsia"/>
        </w:rPr>
        <w:t>要根据具体</w:t>
      </w:r>
      <w:r>
        <w:t>项目需求</w:t>
      </w:r>
      <w:r>
        <w:rPr>
          <w:rFonts w:hint="eastAsia"/>
        </w:rPr>
        <w:t>增加</w:t>
      </w:r>
      <w:r>
        <w:t>编译配置选项，</w:t>
      </w:r>
      <w:r>
        <w:rPr>
          <w:rFonts w:hint="eastAsia"/>
        </w:rPr>
        <w:t>并</w:t>
      </w:r>
      <w:r>
        <w:t>修改链接库</w:t>
      </w:r>
      <w:r w:rsidR="00071B58">
        <w:rPr>
          <w:rFonts w:hint="eastAsia"/>
        </w:rPr>
        <w:t>，</w:t>
      </w:r>
      <w:r w:rsidR="007F73C1">
        <w:rPr>
          <w:rFonts w:hint="eastAsia"/>
        </w:rPr>
        <w:t>修改</w:t>
      </w:r>
      <w:r w:rsidR="007F73C1">
        <w:t>链接库如图</w:t>
      </w:r>
      <w:r w:rsidR="007F73C1">
        <w:rPr>
          <w:rFonts w:hint="eastAsia"/>
        </w:rPr>
        <w:t>6-</w:t>
      </w:r>
      <w:r w:rsidR="007F73C1">
        <w:t>3</w:t>
      </w:r>
      <w:r w:rsidR="007F73C1">
        <w:t>所示</w:t>
      </w:r>
    </w:p>
    <w:p w:rsidR="007F73C1" w:rsidRDefault="007F73C1" w:rsidP="007F73C1">
      <w:pPr>
        <w:jc w:val="center"/>
      </w:pPr>
      <w:r>
        <w:rPr>
          <w:noProof/>
        </w:rPr>
        <w:drawing>
          <wp:inline distT="0" distB="0" distL="0" distR="0" wp14:anchorId="2EA77255" wp14:editId="0AB70E6C">
            <wp:extent cx="3228230" cy="28814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5533" cy="2896938"/>
                    </a:xfrm>
                    <a:prstGeom prst="rect">
                      <a:avLst/>
                    </a:prstGeom>
                  </pic:spPr>
                </pic:pic>
              </a:graphicData>
            </a:graphic>
          </wp:inline>
        </w:drawing>
      </w:r>
    </w:p>
    <w:p w:rsidR="007F73C1" w:rsidRDefault="007F73C1" w:rsidP="007F73C1">
      <w:pPr>
        <w:pStyle w:val="af9"/>
      </w:pPr>
      <w:r>
        <w:rPr>
          <w:rFonts w:hint="eastAsia"/>
        </w:rPr>
        <w:t>图</w:t>
      </w:r>
      <w:r>
        <w:rPr>
          <w:rFonts w:hint="eastAsia"/>
        </w:rPr>
        <w:t xml:space="preserve">6-3 </w:t>
      </w:r>
      <w:r>
        <w:rPr>
          <w:rFonts w:hint="eastAsia"/>
        </w:rPr>
        <w:t>修改程序</w:t>
      </w:r>
      <w:r>
        <w:t>链接</w:t>
      </w:r>
      <w:r>
        <w:rPr>
          <w:rFonts w:hint="eastAsia"/>
        </w:rPr>
        <w:t>库</w:t>
      </w:r>
    </w:p>
    <w:p w:rsidR="007F73C1" w:rsidRPr="008B387A" w:rsidRDefault="007F73C1" w:rsidP="003A39DD"/>
    <w:p w:rsidR="00FD377B" w:rsidRPr="00AF2CD7" w:rsidRDefault="00FD377B" w:rsidP="002F24CB">
      <w:pPr>
        <w:pStyle w:val="ae"/>
        <w:ind w:firstLine="448"/>
        <w:sectPr w:rsidR="00FD377B" w:rsidRPr="00AF2CD7" w:rsidSect="00297E58">
          <w:pgSz w:w="11906" w:h="16838" w:code="9"/>
          <w:pgMar w:top="1418" w:right="1701" w:bottom="1418" w:left="1701" w:header="851" w:footer="851" w:gutter="0"/>
          <w:cols w:space="425"/>
          <w:docGrid w:type="linesAndChars" w:linePitch="350" w:charSpace="2824"/>
        </w:sectPr>
      </w:pPr>
    </w:p>
    <w:p w:rsidR="004770BB" w:rsidRDefault="004770BB" w:rsidP="004770BB">
      <w:pPr>
        <w:pStyle w:val="1"/>
        <w:spacing w:before="175" w:after="175"/>
      </w:pPr>
      <w:bookmarkStart w:id="196" w:name="_Toc455429269"/>
      <w:r>
        <w:rPr>
          <w:rFonts w:hint="eastAsia"/>
        </w:rPr>
        <w:lastRenderedPageBreak/>
        <w:t>固件</w:t>
      </w:r>
      <w:r>
        <w:t>生成以及输出</w:t>
      </w:r>
      <w:bookmarkEnd w:id="196"/>
    </w:p>
    <w:p w:rsidR="004770BB" w:rsidRDefault="004770BB" w:rsidP="002F2F5A">
      <w:pPr>
        <w:pStyle w:val="2"/>
      </w:pPr>
      <w:bookmarkStart w:id="197" w:name="_Toc455429270"/>
      <w:r>
        <w:rPr>
          <w:rFonts w:hint="eastAsia"/>
        </w:rPr>
        <w:t>固件输出</w:t>
      </w:r>
      <w:r>
        <w:t>配置</w:t>
      </w:r>
      <w:bookmarkEnd w:id="197"/>
    </w:p>
    <w:p w:rsidR="004770BB" w:rsidRDefault="00F27C97" w:rsidP="004770BB">
      <w:pPr>
        <w:pStyle w:val="3"/>
      </w:pPr>
      <w:bookmarkStart w:id="198" w:name="_Toc455429271"/>
      <w:r>
        <w:rPr>
          <w:rFonts w:hint="eastAsia"/>
        </w:rPr>
        <w:t>设置</w:t>
      </w:r>
      <w:r w:rsidR="004770BB">
        <w:rPr>
          <w:rFonts w:hint="eastAsia"/>
        </w:rPr>
        <w:t>固件生成</w:t>
      </w:r>
      <w:r w:rsidR="004770BB">
        <w:t>路径</w:t>
      </w:r>
      <w:bookmarkEnd w:id="198"/>
    </w:p>
    <w:p w:rsidR="004770BB" w:rsidRDefault="004770BB" w:rsidP="00B7562D">
      <w:pPr>
        <w:pStyle w:val="ae"/>
        <w:ind w:firstLine="448"/>
      </w:pPr>
      <w:bookmarkStart w:id="199" w:name="OLE_LINK13"/>
      <w:r>
        <w:rPr>
          <w:rFonts w:hint="eastAsia"/>
        </w:rPr>
        <w:t>开发者使用</w:t>
      </w:r>
      <w:proofErr w:type="spellStart"/>
      <w:r>
        <w:t>SampleDevice</w:t>
      </w:r>
      <w:proofErr w:type="spellEnd"/>
      <w:r>
        <w:rPr>
          <w:rFonts w:hint="eastAsia"/>
        </w:rPr>
        <w:t>示例</w:t>
      </w:r>
      <w:r>
        <w:t>工程</w:t>
      </w:r>
      <w:r>
        <w:rPr>
          <w:rFonts w:hint="eastAsia"/>
        </w:rPr>
        <w:t>创建</w:t>
      </w:r>
      <w:r>
        <w:t>一个新的项目工程后</w:t>
      </w:r>
      <w:bookmarkEnd w:id="199"/>
      <w:r>
        <w:rPr>
          <w:rFonts w:hint="eastAsia"/>
        </w:rPr>
        <w:t>，</w:t>
      </w:r>
      <w:r>
        <w:t>必须设定好固件生成路径</w:t>
      </w:r>
      <w:r w:rsidR="00B7562D">
        <w:rPr>
          <w:rFonts w:hint="eastAsia"/>
        </w:rPr>
        <w:t>，</w:t>
      </w:r>
      <w:r w:rsidR="00B7562D">
        <w:t>固件生成路径</w:t>
      </w:r>
      <w:r w:rsidR="00B7562D">
        <w:rPr>
          <w:rFonts w:hint="eastAsia"/>
        </w:rPr>
        <w:t>需要</w:t>
      </w:r>
      <w:r w:rsidR="00B7562D">
        <w:t>在每个</w:t>
      </w:r>
      <w:r w:rsidR="00B7562D">
        <w:rPr>
          <w:rFonts w:hint="eastAsia"/>
        </w:rPr>
        <w:t>配置</w:t>
      </w:r>
      <w:r w:rsidR="00B7562D">
        <w:t>选项上</w:t>
      </w:r>
      <w:r w:rsidR="003F0800">
        <w:rPr>
          <w:rFonts w:hint="eastAsia"/>
        </w:rPr>
        <w:t>都必须</w:t>
      </w:r>
      <w:r w:rsidR="003F0800">
        <w:t>设置</w:t>
      </w:r>
      <w:r w:rsidR="003F0800">
        <w:rPr>
          <w:rFonts w:hint="eastAsia"/>
        </w:rPr>
        <w:t>。</w:t>
      </w:r>
    </w:p>
    <w:p w:rsidR="003F0800" w:rsidRDefault="003F0800" w:rsidP="003F0800">
      <w:pPr>
        <w:pStyle w:val="ae"/>
        <w:numPr>
          <w:ilvl w:val="0"/>
          <w:numId w:val="20"/>
        </w:numPr>
        <w:ind w:firstLineChars="0"/>
      </w:pPr>
      <w:r>
        <w:rPr>
          <w:rFonts w:hint="eastAsia"/>
        </w:rPr>
        <w:t>选择</w:t>
      </w:r>
      <w:r>
        <w:t>配置选项</w:t>
      </w:r>
      <w:r>
        <w:rPr>
          <w:rFonts w:hint="eastAsia"/>
        </w:rPr>
        <w:t>如下图所示</w:t>
      </w:r>
    </w:p>
    <w:p w:rsidR="003F0800" w:rsidRDefault="003F0800" w:rsidP="003F0800">
      <w:pPr>
        <w:jc w:val="center"/>
      </w:pPr>
      <w:r>
        <w:rPr>
          <w:noProof/>
        </w:rPr>
        <w:drawing>
          <wp:inline distT="0" distB="0" distL="0" distR="0" wp14:anchorId="547D4F88" wp14:editId="01DACD0C">
            <wp:extent cx="3002507" cy="2208806"/>
            <wp:effectExtent l="0" t="0" r="762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6439" cy="2219055"/>
                    </a:xfrm>
                    <a:prstGeom prst="rect">
                      <a:avLst/>
                    </a:prstGeom>
                  </pic:spPr>
                </pic:pic>
              </a:graphicData>
            </a:graphic>
          </wp:inline>
        </w:drawing>
      </w:r>
    </w:p>
    <w:p w:rsidR="002450BC" w:rsidRDefault="002450BC" w:rsidP="002450BC">
      <w:pPr>
        <w:pStyle w:val="af9"/>
      </w:pPr>
      <w:r>
        <w:rPr>
          <w:rFonts w:hint="eastAsia"/>
        </w:rPr>
        <w:t>图</w:t>
      </w:r>
      <w:r>
        <w:rPr>
          <w:rFonts w:hint="eastAsia"/>
        </w:rPr>
        <w:t xml:space="preserve">7-1 </w:t>
      </w:r>
      <w:r>
        <w:rPr>
          <w:rFonts w:hint="eastAsia"/>
        </w:rPr>
        <w:t>编译</w:t>
      </w:r>
      <w:r>
        <w:t>配置</w:t>
      </w:r>
      <w:r>
        <w:rPr>
          <w:rFonts w:hint="eastAsia"/>
        </w:rPr>
        <w:t>选项</w:t>
      </w:r>
    </w:p>
    <w:p w:rsidR="003F0800" w:rsidRDefault="003F0800" w:rsidP="003F0800">
      <w:pPr>
        <w:pStyle w:val="ae"/>
        <w:numPr>
          <w:ilvl w:val="0"/>
          <w:numId w:val="20"/>
        </w:numPr>
        <w:ind w:firstLineChars="0"/>
      </w:pPr>
      <w:r>
        <w:rPr>
          <w:rFonts w:hint="eastAsia"/>
        </w:rPr>
        <w:t>选择菜单</w:t>
      </w:r>
      <w:r>
        <w:t>Project</w:t>
      </w:r>
      <w:r>
        <w:sym w:font="Wingdings" w:char="F0E0"/>
      </w:r>
      <w:r>
        <w:t>Option….</w:t>
      </w:r>
      <w:r>
        <w:rPr>
          <w:rFonts w:hint="eastAsia"/>
        </w:rPr>
        <w:t>或者</w:t>
      </w:r>
      <w:r>
        <w:t>快捷键</w:t>
      </w:r>
      <w:r>
        <w:t>Alt+F7</w:t>
      </w:r>
      <w:r>
        <w:rPr>
          <w:rFonts w:hint="eastAsia"/>
        </w:rPr>
        <w:t>弹出</w:t>
      </w:r>
      <w:r>
        <w:t>如下</w:t>
      </w:r>
      <w:r>
        <w:rPr>
          <w:rFonts w:hint="eastAsia"/>
        </w:rPr>
        <w:t>图所示对话框</w:t>
      </w:r>
    </w:p>
    <w:p w:rsidR="003F0800" w:rsidRDefault="003F0800" w:rsidP="003F0800">
      <w:pPr>
        <w:jc w:val="center"/>
      </w:pPr>
      <w:r>
        <w:rPr>
          <w:noProof/>
        </w:rPr>
        <w:drawing>
          <wp:inline distT="0" distB="0" distL="0" distR="0" wp14:anchorId="1CD06C4D" wp14:editId="226BBF25">
            <wp:extent cx="2530498" cy="2258704"/>
            <wp:effectExtent l="0" t="0" r="317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3221" cy="2278987"/>
                    </a:xfrm>
                    <a:prstGeom prst="rect">
                      <a:avLst/>
                    </a:prstGeom>
                  </pic:spPr>
                </pic:pic>
              </a:graphicData>
            </a:graphic>
          </wp:inline>
        </w:drawing>
      </w:r>
    </w:p>
    <w:p w:rsidR="002450BC" w:rsidRDefault="002450BC" w:rsidP="002450BC">
      <w:pPr>
        <w:pStyle w:val="af9"/>
      </w:pPr>
      <w:r>
        <w:rPr>
          <w:rFonts w:hint="eastAsia"/>
        </w:rPr>
        <w:t>图</w:t>
      </w:r>
      <w:r>
        <w:rPr>
          <w:rFonts w:hint="eastAsia"/>
        </w:rPr>
        <w:t xml:space="preserve">7-2 </w:t>
      </w:r>
      <w:r>
        <w:rPr>
          <w:rFonts w:hint="eastAsia"/>
        </w:rPr>
        <w:t>配置</w:t>
      </w:r>
      <w:r>
        <w:t>对话框</w:t>
      </w:r>
    </w:p>
    <w:p w:rsidR="002450BC" w:rsidRDefault="003F0800" w:rsidP="002450BC">
      <w:pPr>
        <w:pStyle w:val="ae"/>
        <w:numPr>
          <w:ilvl w:val="0"/>
          <w:numId w:val="20"/>
        </w:numPr>
        <w:ind w:firstLineChars="0"/>
      </w:pPr>
      <w:r>
        <w:rPr>
          <w:rFonts w:hint="eastAsia"/>
        </w:rPr>
        <w:t>选择</w:t>
      </w:r>
      <w:r>
        <w:t>选项</w:t>
      </w:r>
      <w:r>
        <w:t>General Options</w:t>
      </w:r>
      <w:r>
        <w:rPr>
          <w:rFonts w:hint="eastAsia"/>
        </w:rPr>
        <w:t>下</w:t>
      </w:r>
      <w:r>
        <w:t>的</w:t>
      </w:r>
      <w:r>
        <w:t>Output</w:t>
      </w:r>
      <w:r>
        <w:rPr>
          <w:rFonts w:hint="eastAsia"/>
        </w:rPr>
        <w:t>选项</w:t>
      </w:r>
      <w:r>
        <w:t>卡</w:t>
      </w:r>
      <w:r>
        <w:rPr>
          <w:rFonts w:hint="eastAsia"/>
        </w:rPr>
        <w:t>输入</w:t>
      </w:r>
      <w:r w:rsidR="00BD110E" w:rsidRPr="00BD110E">
        <w:t xml:space="preserve">D:\Firmware\SampleDevice </w:t>
      </w:r>
      <w:r w:rsidRPr="003F0800">
        <w:t>\</w:t>
      </w:r>
      <w:bookmarkStart w:id="200" w:name="OLE_LINK15"/>
      <w:r>
        <w:t>XXXX</w:t>
      </w:r>
      <w:bookmarkEnd w:id="200"/>
      <w:r>
        <w:rPr>
          <w:rFonts w:hint="eastAsia"/>
        </w:rPr>
        <w:t>的</w:t>
      </w:r>
      <w:r>
        <w:t>固件生成路径，其中</w:t>
      </w:r>
      <w:r>
        <w:t>XXXX</w:t>
      </w:r>
      <w:r>
        <w:rPr>
          <w:rFonts w:hint="eastAsia"/>
        </w:rPr>
        <w:t>为</w:t>
      </w:r>
      <w:r>
        <w:t>固件的名称</w:t>
      </w:r>
      <w:r w:rsidR="002450BC">
        <w:rPr>
          <w:rFonts w:hint="eastAsia"/>
        </w:rPr>
        <w:t>，同时配置</w:t>
      </w:r>
      <w:r w:rsidR="002450BC">
        <w:t>编译生成的中间文件的路径为</w:t>
      </w:r>
      <w:r w:rsidR="002450BC">
        <w:rPr>
          <w:rFonts w:hint="eastAsia"/>
        </w:rPr>
        <w:t>：</w:t>
      </w:r>
    </w:p>
    <w:p w:rsidR="002450BC" w:rsidRDefault="002450BC" w:rsidP="002450BC">
      <w:pPr>
        <w:pStyle w:val="ae"/>
        <w:ind w:left="808" w:firstLineChars="0" w:firstLine="0"/>
      </w:pPr>
      <w:r w:rsidRPr="002450BC">
        <w:t>D:\tmp\SampleDevice\RouterEB\Obj</w:t>
      </w:r>
    </w:p>
    <w:p w:rsidR="002450BC" w:rsidRDefault="002450BC" w:rsidP="002450BC">
      <w:pPr>
        <w:pStyle w:val="ae"/>
        <w:ind w:left="808" w:firstLineChars="0" w:firstLine="0"/>
      </w:pPr>
      <w:r w:rsidRPr="002450BC">
        <w:t>D:\tmp\SampleDevice\RouterEB\List</w:t>
      </w:r>
    </w:p>
    <w:p w:rsidR="003F0800" w:rsidRDefault="003F0800" w:rsidP="002450BC">
      <w:pPr>
        <w:pStyle w:val="ae"/>
        <w:ind w:left="808" w:firstLineChars="0" w:firstLine="0"/>
      </w:pPr>
      <w:r>
        <w:rPr>
          <w:rFonts w:hint="eastAsia"/>
        </w:rPr>
        <w:lastRenderedPageBreak/>
        <w:t>如下图</w:t>
      </w:r>
      <w:r w:rsidR="002450BC">
        <w:t>所示</w:t>
      </w:r>
    </w:p>
    <w:p w:rsidR="00417376" w:rsidRDefault="00BD110E" w:rsidP="002450BC">
      <w:pPr>
        <w:jc w:val="center"/>
      </w:pPr>
      <w:r>
        <w:rPr>
          <w:noProof/>
        </w:rPr>
        <w:drawing>
          <wp:inline distT="0" distB="0" distL="0" distR="0" wp14:anchorId="1AD331ED" wp14:editId="32613871">
            <wp:extent cx="2560320" cy="2285322"/>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7740" cy="2327649"/>
                    </a:xfrm>
                    <a:prstGeom prst="rect">
                      <a:avLst/>
                    </a:prstGeom>
                  </pic:spPr>
                </pic:pic>
              </a:graphicData>
            </a:graphic>
          </wp:inline>
        </w:drawing>
      </w:r>
    </w:p>
    <w:p w:rsidR="002450BC" w:rsidRDefault="002450BC" w:rsidP="002450BC">
      <w:pPr>
        <w:pStyle w:val="af9"/>
      </w:pPr>
      <w:r>
        <w:rPr>
          <w:rFonts w:hint="eastAsia"/>
        </w:rPr>
        <w:t>图</w:t>
      </w:r>
      <w:r>
        <w:rPr>
          <w:rFonts w:hint="eastAsia"/>
        </w:rPr>
        <w:t xml:space="preserve">7-3 </w:t>
      </w:r>
      <w:r>
        <w:rPr>
          <w:rFonts w:hint="eastAsia"/>
        </w:rPr>
        <w:t>中间</w:t>
      </w:r>
      <w:r>
        <w:t>文件生成</w:t>
      </w:r>
      <w:r>
        <w:rPr>
          <w:rFonts w:hint="eastAsia"/>
        </w:rPr>
        <w:t>路径</w:t>
      </w:r>
      <w:r>
        <w:t>以及固件</w:t>
      </w:r>
      <w:r>
        <w:rPr>
          <w:rFonts w:hint="eastAsia"/>
        </w:rPr>
        <w:t>生成</w:t>
      </w:r>
      <w:r>
        <w:t>路径</w:t>
      </w:r>
    </w:p>
    <w:p w:rsidR="00301BCD" w:rsidRDefault="00301BCD" w:rsidP="00301BCD">
      <w:pPr>
        <w:pStyle w:val="3"/>
      </w:pPr>
      <w:bookmarkStart w:id="201" w:name="_Toc455429272"/>
      <w:r>
        <w:rPr>
          <w:rFonts w:hint="eastAsia"/>
        </w:rPr>
        <w:t>设置</w:t>
      </w:r>
      <w:r>
        <w:t>固件</w:t>
      </w:r>
      <w:r>
        <w:rPr>
          <w:rFonts w:hint="eastAsia"/>
        </w:rPr>
        <w:t>输出</w:t>
      </w:r>
      <w:r>
        <w:t>格式以及名称</w:t>
      </w:r>
      <w:bookmarkEnd w:id="201"/>
    </w:p>
    <w:p w:rsidR="00301BCD" w:rsidRDefault="00301BCD" w:rsidP="00301BCD">
      <w:pPr>
        <w:pStyle w:val="ae"/>
        <w:ind w:firstLine="448"/>
      </w:pPr>
      <w:r>
        <w:rPr>
          <w:rFonts w:hint="eastAsia"/>
        </w:rPr>
        <w:t>在</w:t>
      </w:r>
      <w:r>
        <w:t>上图</w:t>
      </w:r>
      <w:r>
        <w:rPr>
          <w:rFonts w:hint="eastAsia"/>
        </w:rPr>
        <w:t>7</w:t>
      </w:r>
      <w:r>
        <w:t>-</w:t>
      </w:r>
      <w:r w:rsidR="002450BC">
        <w:t>4</w:t>
      </w:r>
      <w:r>
        <w:rPr>
          <w:rFonts w:hint="eastAsia"/>
        </w:rPr>
        <w:t>中</w:t>
      </w:r>
      <w:r>
        <w:t>所示</w:t>
      </w:r>
      <w:r>
        <w:rPr>
          <w:rFonts w:hint="eastAsia"/>
        </w:rPr>
        <w:t>的</w:t>
      </w:r>
      <w:r>
        <w:t>对话框中，选择</w:t>
      </w:r>
      <w:r>
        <w:t>Linker</w:t>
      </w:r>
      <w:r>
        <w:rPr>
          <w:rFonts w:hint="eastAsia"/>
        </w:rPr>
        <w:t>选项的</w:t>
      </w:r>
      <w:r>
        <w:t>Output</w:t>
      </w:r>
      <w:r>
        <w:rPr>
          <w:rFonts w:hint="eastAsia"/>
        </w:rPr>
        <w:t>选项</w:t>
      </w:r>
      <w:proofErr w:type="gramStart"/>
      <w:r>
        <w:rPr>
          <w:rFonts w:hint="eastAsia"/>
        </w:rPr>
        <w:t>卡如</w:t>
      </w:r>
      <w:r>
        <w:t>下</w:t>
      </w:r>
      <w:proofErr w:type="gramEnd"/>
      <w:r>
        <w:t>图</w:t>
      </w:r>
      <w:r>
        <w:rPr>
          <w:rFonts w:hint="eastAsia"/>
        </w:rPr>
        <w:t>所示</w:t>
      </w:r>
    </w:p>
    <w:p w:rsidR="002450BC" w:rsidRDefault="002450BC" w:rsidP="00301BCD">
      <w:pPr>
        <w:jc w:val="center"/>
      </w:pPr>
      <w:r>
        <w:rPr>
          <w:noProof/>
        </w:rPr>
        <w:drawing>
          <wp:inline distT="0" distB="0" distL="0" distR="0" wp14:anchorId="082541D9" wp14:editId="1407E0E9">
            <wp:extent cx="3171285" cy="283066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1166" cy="2848411"/>
                    </a:xfrm>
                    <a:prstGeom prst="rect">
                      <a:avLst/>
                    </a:prstGeom>
                  </pic:spPr>
                </pic:pic>
              </a:graphicData>
            </a:graphic>
          </wp:inline>
        </w:drawing>
      </w:r>
    </w:p>
    <w:p w:rsidR="00301BCD" w:rsidRDefault="002450BC" w:rsidP="002450BC">
      <w:pPr>
        <w:pStyle w:val="af9"/>
      </w:pPr>
      <w:r>
        <w:rPr>
          <w:rFonts w:hint="eastAsia"/>
        </w:rPr>
        <w:t>图</w:t>
      </w:r>
      <w:r>
        <w:rPr>
          <w:rFonts w:hint="eastAsia"/>
        </w:rPr>
        <w:t>7-4 Linker</w:t>
      </w:r>
      <w:r>
        <w:t>配置选</w:t>
      </w:r>
      <w:r>
        <w:rPr>
          <w:rFonts w:hint="eastAsia"/>
        </w:rPr>
        <w:t>项</w:t>
      </w:r>
    </w:p>
    <w:p w:rsidR="002450BC" w:rsidRDefault="002450BC" w:rsidP="002450BC">
      <w:r>
        <w:rPr>
          <w:rFonts w:hint="eastAsia"/>
        </w:rPr>
        <w:t>设置如</w:t>
      </w:r>
      <w:r>
        <w:t>上图</w:t>
      </w:r>
      <w:r>
        <w:t>7-4</w:t>
      </w:r>
      <w:r>
        <w:rPr>
          <w:rFonts w:hint="eastAsia"/>
        </w:rPr>
        <w:t>所示</w:t>
      </w:r>
      <w:r>
        <w:t>的编译</w:t>
      </w:r>
      <w:r>
        <w:t>linker</w:t>
      </w:r>
      <w:r>
        <w:rPr>
          <w:rFonts w:hint="eastAsia"/>
        </w:rPr>
        <w:t>配置</w:t>
      </w:r>
      <w:r>
        <w:t>选项，然后切换到</w:t>
      </w:r>
      <w:r>
        <w:t>Extra Output</w:t>
      </w:r>
      <w:r>
        <w:rPr>
          <w:rFonts w:hint="eastAsia"/>
        </w:rPr>
        <w:t>选项</w:t>
      </w:r>
      <w:r>
        <w:t>卡</w:t>
      </w:r>
      <w:r>
        <w:rPr>
          <w:rFonts w:hint="eastAsia"/>
        </w:rPr>
        <w:t>，配置选项</w:t>
      </w:r>
      <w:r>
        <w:t>和固件生成格式如</w:t>
      </w:r>
      <w:r>
        <w:rPr>
          <w:rFonts w:hint="eastAsia"/>
        </w:rPr>
        <w:t>下图</w:t>
      </w:r>
      <w:r>
        <w:rPr>
          <w:rFonts w:hint="eastAsia"/>
        </w:rPr>
        <w:t>7-5</w:t>
      </w:r>
      <w:r>
        <w:t>所示</w:t>
      </w:r>
    </w:p>
    <w:p w:rsidR="002450BC" w:rsidRDefault="002450BC" w:rsidP="002450BC">
      <w:pPr>
        <w:jc w:val="center"/>
      </w:pPr>
      <w:r>
        <w:rPr>
          <w:noProof/>
        </w:rPr>
        <w:lastRenderedPageBreak/>
        <w:drawing>
          <wp:inline distT="0" distB="0" distL="0" distR="0" wp14:anchorId="6D04E22B" wp14:editId="21A71DF5">
            <wp:extent cx="2941983" cy="262599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268" cy="2635172"/>
                    </a:xfrm>
                    <a:prstGeom prst="rect">
                      <a:avLst/>
                    </a:prstGeom>
                  </pic:spPr>
                </pic:pic>
              </a:graphicData>
            </a:graphic>
          </wp:inline>
        </w:drawing>
      </w:r>
    </w:p>
    <w:p w:rsidR="000A3A5C" w:rsidRPr="002450BC" w:rsidRDefault="000A3A5C" w:rsidP="002450BC">
      <w:pPr>
        <w:jc w:val="center"/>
      </w:pPr>
      <w:r>
        <w:rPr>
          <w:rFonts w:hint="eastAsia"/>
        </w:rPr>
        <w:t>图</w:t>
      </w:r>
      <w:r>
        <w:rPr>
          <w:rFonts w:hint="eastAsia"/>
        </w:rPr>
        <w:t>7-</w:t>
      </w:r>
      <w:r>
        <w:t xml:space="preserve">5 </w:t>
      </w:r>
      <w:r>
        <w:rPr>
          <w:rFonts w:hint="eastAsia"/>
        </w:rPr>
        <w:t>固件</w:t>
      </w:r>
      <w:r>
        <w:t>生成格式配置</w:t>
      </w:r>
    </w:p>
    <w:p w:rsidR="004D6A9A" w:rsidRDefault="00301BCD" w:rsidP="005E674D">
      <w:pPr>
        <w:pStyle w:val="ae"/>
        <w:ind w:firstLine="448"/>
      </w:pPr>
      <w:r>
        <w:rPr>
          <w:rFonts w:hint="eastAsia"/>
        </w:rPr>
        <w:t>选中</w:t>
      </w:r>
      <w:r>
        <w:rPr>
          <w:rFonts w:hint="eastAsia"/>
        </w:rPr>
        <w:t xml:space="preserve"> </w:t>
      </w:r>
      <w:r>
        <w:t>Override default</w:t>
      </w:r>
      <w:r>
        <w:rPr>
          <w:rFonts w:hint="eastAsia"/>
        </w:rPr>
        <w:t>选项</w:t>
      </w:r>
      <w:r>
        <w:t>，然后在输入文本框</w:t>
      </w:r>
      <w:r>
        <w:rPr>
          <w:rFonts w:hint="eastAsia"/>
        </w:rPr>
        <w:t>中</w:t>
      </w:r>
      <w:r>
        <w:t>，输入</w:t>
      </w:r>
      <w:r>
        <w:rPr>
          <w:rFonts w:hint="eastAsia"/>
        </w:rPr>
        <w:t>目标</w:t>
      </w:r>
      <w:r>
        <w:t>输出固件的</w:t>
      </w:r>
      <w:r>
        <w:rPr>
          <w:rFonts w:hint="eastAsia"/>
        </w:rPr>
        <w:t>名称</w:t>
      </w:r>
      <w:r>
        <w:t>以及扩展名</w:t>
      </w:r>
      <w:r>
        <w:rPr>
          <w:rFonts w:hint="eastAsia"/>
        </w:rPr>
        <w:t>.hex</w:t>
      </w:r>
      <w:r>
        <w:rPr>
          <w:rFonts w:hint="eastAsia"/>
        </w:rPr>
        <w:t>，</w:t>
      </w:r>
      <w:r>
        <w:t>固件</w:t>
      </w:r>
      <w:r>
        <w:rPr>
          <w:rFonts w:hint="eastAsia"/>
        </w:rPr>
        <w:t>名称</w:t>
      </w:r>
      <w:r>
        <w:t>同固件路径</w:t>
      </w:r>
      <w:r>
        <w:rPr>
          <w:rFonts w:hint="eastAsia"/>
        </w:rPr>
        <w:t>设置</w:t>
      </w:r>
      <w:r>
        <w:t>时的</w:t>
      </w:r>
      <w:r>
        <w:t>XXXX</w:t>
      </w:r>
      <w:r>
        <w:rPr>
          <w:rFonts w:hint="eastAsia"/>
        </w:rPr>
        <w:t>，然后</w:t>
      </w:r>
      <w:r>
        <w:t>在</w:t>
      </w:r>
      <w:r>
        <w:rPr>
          <w:rFonts w:hint="eastAsia"/>
        </w:rPr>
        <w:t>F</w:t>
      </w:r>
      <w:r>
        <w:t>ormat</w:t>
      </w:r>
      <w:r>
        <w:t>中选择</w:t>
      </w:r>
      <w:r>
        <w:rPr>
          <w:rFonts w:hint="eastAsia"/>
        </w:rPr>
        <w:t>other</w:t>
      </w:r>
      <w:r>
        <w:rPr>
          <w:rFonts w:hint="eastAsia"/>
        </w:rPr>
        <w:t>输出</w:t>
      </w:r>
      <w:r>
        <w:t>格式，在</w:t>
      </w:r>
      <w:r>
        <w:rPr>
          <w:rFonts w:hint="eastAsia"/>
        </w:rPr>
        <w:t>output</w:t>
      </w:r>
      <w:r>
        <w:rPr>
          <w:rFonts w:hint="eastAsia"/>
        </w:rPr>
        <w:t>下拉</w:t>
      </w:r>
      <w:r>
        <w:t>列表框中选择</w:t>
      </w:r>
      <w:r>
        <w:t>Inter-extended</w:t>
      </w:r>
      <w:r>
        <w:rPr>
          <w:rFonts w:hint="eastAsia"/>
        </w:rPr>
        <w:t>输出格式。</w:t>
      </w:r>
    </w:p>
    <w:p w:rsidR="00301BCD" w:rsidRPr="00171F1C" w:rsidRDefault="00171F1C" w:rsidP="00301BCD">
      <w:pPr>
        <w:pStyle w:val="ae"/>
        <w:ind w:firstLine="448"/>
      </w:pPr>
      <w:r>
        <w:rPr>
          <w:rFonts w:hint="eastAsia"/>
        </w:rPr>
        <w:t>开发</w:t>
      </w:r>
      <w:r>
        <w:t>者需要为每个配置选项设置固件生成路径和固件的输出格式以及名称</w:t>
      </w:r>
      <w:r w:rsidR="005E674D">
        <w:rPr>
          <w:rFonts w:hint="eastAsia"/>
        </w:rPr>
        <w:t>。</w:t>
      </w:r>
    </w:p>
    <w:p w:rsidR="001E543D" w:rsidRPr="001E543D" w:rsidRDefault="00F27C97" w:rsidP="001E543D">
      <w:pPr>
        <w:pStyle w:val="3"/>
      </w:pPr>
      <w:bookmarkStart w:id="202" w:name="_Toc455429273"/>
      <w:r>
        <w:rPr>
          <w:rFonts w:hint="eastAsia"/>
        </w:rPr>
        <w:t>配置</w:t>
      </w:r>
      <w:r>
        <w:t>固件生成</w:t>
      </w:r>
      <w:r>
        <w:rPr>
          <w:rFonts w:hint="eastAsia"/>
        </w:rPr>
        <w:t>构建选项</w:t>
      </w:r>
      <w:bookmarkEnd w:id="202"/>
    </w:p>
    <w:p w:rsidR="00F27C97" w:rsidRDefault="00F27C97" w:rsidP="00531425">
      <w:pPr>
        <w:pStyle w:val="ae"/>
        <w:ind w:firstLine="448"/>
      </w:pPr>
      <w:r>
        <w:rPr>
          <w:rFonts w:hint="eastAsia"/>
        </w:rPr>
        <w:t>开发者</w:t>
      </w:r>
      <w:r w:rsidR="001E543D">
        <w:rPr>
          <w:rFonts w:hint="eastAsia"/>
        </w:rPr>
        <w:t>提交项目源码</w:t>
      </w:r>
      <w:r w:rsidR="001E543D">
        <w:t>以及工程</w:t>
      </w:r>
      <w:r w:rsidR="001E543D">
        <w:rPr>
          <w:rFonts w:hint="eastAsia"/>
        </w:rPr>
        <w:t>时</w:t>
      </w:r>
      <w:r>
        <w:rPr>
          <w:rFonts w:hint="eastAsia"/>
        </w:rPr>
        <w:t>，</w:t>
      </w:r>
      <w:r>
        <w:t>必须选择</w:t>
      </w:r>
      <w:r>
        <w:rPr>
          <w:rFonts w:hint="eastAsia"/>
        </w:rPr>
        <w:t>合适</w:t>
      </w:r>
      <w:r>
        <w:t>的目标</w:t>
      </w:r>
      <w:r>
        <w:rPr>
          <w:rFonts w:hint="eastAsia"/>
        </w:rPr>
        <w:t>固件</w:t>
      </w:r>
      <w:r>
        <w:t>生成</w:t>
      </w:r>
      <w:r>
        <w:rPr>
          <w:rFonts w:hint="eastAsia"/>
        </w:rPr>
        <w:t>构建</w:t>
      </w:r>
      <w:r>
        <w:t>选项，配置</w:t>
      </w:r>
      <w:r>
        <w:rPr>
          <w:rFonts w:hint="eastAsia"/>
        </w:rPr>
        <w:t>生成</w:t>
      </w:r>
      <w:r>
        <w:rPr>
          <w:rFonts w:hint="eastAsia"/>
        </w:rPr>
        <w:t>Batch</w:t>
      </w:r>
      <w:r>
        <w:t xml:space="preserve"> build</w:t>
      </w:r>
      <w:r>
        <w:rPr>
          <w:rFonts w:hint="eastAsia"/>
        </w:rPr>
        <w:t>构建选项，配置</w:t>
      </w:r>
      <w:r>
        <w:t>方式如下</w:t>
      </w:r>
      <w:r>
        <w:rPr>
          <w:rFonts w:hint="eastAsia"/>
        </w:rPr>
        <w:t>图</w:t>
      </w:r>
      <w:r>
        <w:t>：</w:t>
      </w:r>
    </w:p>
    <w:p w:rsidR="00F27C97" w:rsidRDefault="00F27C97" w:rsidP="00F27C97">
      <w:pPr>
        <w:pStyle w:val="ae"/>
        <w:numPr>
          <w:ilvl w:val="0"/>
          <w:numId w:val="19"/>
        </w:numPr>
        <w:ind w:firstLineChars="0"/>
      </w:pPr>
      <w:r>
        <w:rPr>
          <w:rFonts w:hint="eastAsia"/>
        </w:rPr>
        <w:t>选择菜单</w:t>
      </w:r>
      <w:r>
        <w:t>命令</w:t>
      </w:r>
      <w:r>
        <w:rPr>
          <w:rFonts w:hint="eastAsia"/>
        </w:rPr>
        <w:t xml:space="preserve"> </w:t>
      </w:r>
      <w:r>
        <w:t>Project</w:t>
      </w:r>
      <w:r>
        <w:sym w:font="Wingdings" w:char="F0E0"/>
      </w:r>
      <w:r>
        <w:t>Batch build…</w:t>
      </w:r>
      <w:r>
        <w:rPr>
          <w:rFonts w:hint="eastAsia"/>
        </w:rPr>
        <w:t>弹出</w:t>
      </w:r>
      <w:r>
        <w:t>如下的</w:t>
      </w:r>
      <w:r>
        <w:rPr>
          <w:rFonts w:hint="eastAsia"/>
        </w:rPr>
        <w:t>对话框</w:t>
      </w:r>
    </w:p>
    <w:p w:rsidR="00F27C97" w:rsidRDefault="00F27C97" w:rsidP="00F27C97">
      <w:pPr>
        <w:jc w:val="center"/>
      </w:pPr>
      <w:r>
        <w:rPr>
          <w:noProof/>
        </w:rPr>
        <w:drawing>
          <wp:inline distT="0" distB="0" distL="0" distR="0" wp14:anchorId="75F29765" wp14:editId="76A6F81F">
            <wp:extent cx="2497540" cy="21397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1903" cy="2152072"/>
                    </a:xfrm>
                    <a:prstGeom prst="rect">
                      <a:avLst/>
                    </a:prstGeom>
                  </pic:spPr>
                </pic:pic>
              </a:graphicData>
            </a:graphic>
          </wp:inline>
        </w:drawing>
      </w:r>
    </w:p>
    <w:p w:rsidR="00F27C97" w:rsidRDefault="00F27C97" w:rsidP="00F27C97">
      <w:pPr>
        <w:jc w:val="center"/>
      </w:pPr>
      <w:r>
        <w:rPr>
          <w:rFonts w:hint="eastAsia"/>
        </w:rPr>
        <w:t>图</w:t>
      </w:r>
      <w:r>
        <w:rPr>
          <w:rFonts w:hint="eastAsia"/>
        </w:rPr>
        <w:t xml:space="preserve"> 7</w:t>
      </w:r>
      <w:r>
        <w:t>-</w:t>
      </w:r>
      <w:r w:rsidR="000A3A5C">
        <w:t>6</w:t>
      </w:r>
    </w:p>
    <w:p w:rsidR="00F27C97" w:rsidRDefault="00F27C97" w:rsidP="00F27C97">
      <w:pPr>
        <w:pStyle w:val="ae"/>
        <w:numPr>
          <w:ilvl w:val="0"/>
          <w:numId w:val="19"/>
        </w:numPr>
        <w:ind w:firstLineChars="0"/>
      </w:pPr>
      <w:r>
        <w:rPr>
          <w:rFonts w:hint="eastAsia"/>
        </w:rPr>
        <w:t>如果</w:t>
      </w:r>
      <w:r>
        <w:t>对话框中已经有</w:t>
      </w:r>
      <w:r>
        <w:t>Batch build</w:t>
      </w:r>
      <w:r>
        <w:rPr>
          <w:rFonts w:hint="eastAsia"/>
        </w:rPr>
        <w:t>构建</w:t>
      </w:r>
      <w:r>
        <w:t>选</w:t>
      </w:r>
      <w:r>
        <w:rPr>
          <w:rFonts w:hint="eastAsia"/>
        </w:rPr>
        <w:t>项</w:t>
      </w:r>
      <w:r>
        <w:t>，则选择</w:t>
      </w:r>
      <w:r>
        <w:t>Edit…</w:t>
      </w:r>
      <w:r>
        <w:rPr>
          <w:rFonts w:hint="eastAsia"/>
        </w:rPr>
        <w:t>命令</w:t>
      </w:r>
      <w:r>
        <w:t>编辑一个</w:t>
      </w:r>
      <w:r>
        <w:t>Batch build</w:t>
      </w:r>
      <w:r>
        <w:rPr>
          <w:rFonts w:hint="eastAsia"/>
        </w:rPr>
        <w:t>构建</w:t>
      </w:r>
      <w:r>
        <w:t>选项，</w:t>
      </w:r>
      <w:r>
        <w:rPr>
          <w:rFonts w:hint="eastAsia"/>
        </w:rPr>
        <w:t>进入</w:t>
      </w:r>
      <w:r>
        <w:t>如</w:t>
      </w:r>
      <w:r>
        <w:rPr>
          <w:rFonts w:hint="eastAsia"/>
        </w:rPr>
        <w:t>下</w:t>
      </w:r>
      <w:r>
        <w:t>图所示的对话框然后编辑</w:t>
      </w:r>
      <w:bookmarkStart w:id="203" w:name="OLE_LINK14"/>
      <w:r>
        <w:rPr>
          <w:rFonts w:hint="eastAsia"/>
        </w:rPr>
        <w:t>固件生成</w:t>
      </w:r>
      <w:bookmarkEnd w:id="203"/>
      <w:r>
        <w:t>构建选项</w:t>
      </w:r>
      <w:r>
        <w:rPr>
          <w:rFonts w:hint="eastAsia"/>
        </w:rPr>
        <w:t>名称</w:t>
      </w:r>
      <w:r>
        <w:t>，然后</w:t>
      </w:r>
      <w:r>
        <w:rPr>
          <w:rFonts w:hint="eastAsia"/>
        </w:rPr>
        <w:t>从</w:t>
      </w:r>
      <w:r>
        <w:t>左边的列表框选择</w:t>
      </w:r>
      <w:r>
        <w:rPr>
          <w:rFonts w:hint="eastAsia"/>
        </w:rPr>
        <w:t>配置</w:t>
      </w:r>
      <w:r>
        <w:t>选项到</w:t>
      </w:r>
      <w:r>
        <w:rPr>
          <w:rFonts w:hint="eastAsia"/>
        </w:rPr>
        <w:t>右边</w:t>
      </w:r>
      <w:r>
        <w:t>的列表框中</w:t>
      </w:r>
      <w:r>
        <w:rPr>
          <w:rFonts w:hint="eastAsia"/>
        </w:rPr>
        <w:t>，如下图</w:t>
      </w:r>
      <w:r>
        <w:rPr>
          <w:rFonts w:hint="eastAsia"/>
        </w:rPr>
        <w:t>7</w:t>
      </w:r>
      <w:r>
        <w:t>-</w:t>
      </w:r>
      <w:r w:rsidR="000A3A5C">
        <w:t>7</w:t>
      </w:r>
      <w:r>
        <w:t>所示</w:t>
      </w:r>
      <w:r>
        <w:rPr>
          <w:rFonts w:hint="eastAsia"/>
        </w:rPr>
        <w:t>；</w:t>
      </w:r>
      <w:r>
        <w:t>如果</w:t>
      </w:r>
      <w:r>
        <w:rPr>
          <w:rFonts w:hint="eastAsia"/>
        </w:rPr>
        <w:t>图</w:t>
      </w:r>
      <w:r>
        <w:rPr>
          <w:rFonts w:hint="eastAsia"/>
        </w:rPr>
        <w:t>7</w:t>
      </w:r>
      <w:r>
        <w:t>-</w:t>
      </w:r>
      <w:r w:rsidR="000A3A5C">
        <w:t>6</w:t>
      </w:r>
      <w:r>
        <w:rPr>
          <w:rFonts w:hint="eastAsia"/>
        </w:rPr>
        <w:t>所示</w:t>
      </w:r>
      <w:r>
        <w:t>的对话框中</w:t>
      </w:r>
      <w:r>
        <w:rPr>
          <w:rFonts w:hint="eastAsia"/>
        </w:rPr>
        <w:t>没有</w:t>
      </w:r>
      <w:r>
        <w:t>Batch build</w:t>
      </w:r>
      <w:r>
        <w:rPr>
          <w:rFonts w:hint="eastAsia"/>
        </w:rPr>
        <w:t>构建</w:t>
      </w:r>
      <w:r>
        <w:t>选项则需要使用命令</w:t>
      </w:r>
      <w:r>
        <w:t>New…</w:t>
      </w:r>
      <w:r>
        <w:rPr>
          <w:rFonts w:hint="eastAsia"/>
        </w:rPr>
        <w:t>来</w:t>
      </w:r>
      <w:r>
        <w:t>创建一个新的固件生成构建选项。</w:t>
      </w:r>
    </w:p>
    <w:p w:rsidR="00F27C97" w:rsidRDefault="00F27C97" w:rsidP="00F27C97">
      <w:pPr>
        <w:jc w:val="center"/>
      </w:pPr>
      <w:r>
        <w:rPr>
          <w:noProof/>
        </w:rPr>
        <w:lastRenderedPageBreak/>
        <w:drawing>
          <wp:inline distT="0" distB="0" distL="0" distR="0" wp14:anchorId="7E89B5F8" wp14:editId="0416DCEA">
            <wp:extent cx="2866030" cy="1978925"/>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2166" cy="1990066"/>
                    </a:xfrm>
                    <a:prstGeom prst="rect">
                      <a:avLst/>
                    </a:prstGeom>
                  </pic:spPr>
                </pic:pic>
              </a:graphicData>
            </a:graphic>
          </wp:inline>
        </w:drawing>
      </w:r>
    </w:p>
    <w:p w:rsidR="00F27C97" w:rsidRDefault="00F27C97" w:rsidP="00F27C97">
      <w:pPr>
        <w:jc w:val="center"/>
      </w:pPr>
      <w:r>
        <w:rPr>
          <w:rFonts w:hint="eastAsia"/>
        </w:rPr>
        <w:t>图</w:t>
      </w:r>
      <w:r>
        <w:rPr>
          <w:rFonts w:hint="eastAsia"/>
        </w:rPr>
        <w:t xml:space="preserve"> 7</w:t>
      </w:r>
      <w:r>
        <w:t>-</w:t>
      </w:r>
      <w:r w:rsidR="000A3A5C">
        <w:t>7</w:t>
      </w:r>
    </w:p>
    <w:p w:rsidR="00F27C97" w:rsidRDefault="00F27C97" w:rsidP="00F27C97">
      <w:pPr>
        <w:pStyle w:val="ae"/>
        <w:numPr>
          <w:ilvl w:val="0"/>
          <w:numId w:val="19"/>
        </w:numPr>
        <w:ind w:firstLineChars="0"/>
      </w:pPr>
      <w:r>
        <w:rPr>
          <w:rFonts w:hint="eastAsia"/>
        </w:rPr>
        <w:t>单击</w:t>
      </w:r>
      <w:r>
        <w:t>OK</w:t>
      </w:r>
      <w:r>
        <w:rPr>
          <w:rFonts w:hint="eastAsia"/>
        </w:rPr>
        <w:t>后回到如</w:t>
      </w:r>
      <w:r>
        <w:t>下图</w:t>
      </w:r>
      <w:r>
        <w:rPr>
          <w:rFonts w:hint="eastAsia"/>
        </w:rPr>
        <w:t>7-</w:t>
      </w:r>
      <w:r w:rsidR="000A3A5C">
        <w:t>8</w:t>
      </w:r>
      <w:r>
        <w:rPr>
          <w:rFonts w:hint="eastAsia"/>
        </w:rPr>
        <w:t>所示，</w:t>
      </w:r>
      <w:r>
        <w:t>然后单击</w:t>
      </w:r>
      <w:r>
        <w:t>Rebuild All</w:t>
      </w:r>
      <w:r>
        <w:rPr>
          <w:rFonts w:hint="eastAsia"/>
        </w:rPr>
        <w:t>来</w:t>
      </w:r>
      <w:r>
        <w:t>编译</w:t>
      </w:r>
      <w:r>
        <w:rPr>
          <w:rFonts w:hint="eastAsia"/>
        </w:rPr>
        <w:t>已经</w:t>
      </w:r>
      <w:r>
        <w:t>配置好的</w:t>
      </w:r>
      <w:r>
        <w:rPr>
          <w:rFonts w:hint="eastAsia"/>
        </w:rPr>
        <w:t>固件生成</w:t>
      </w:r>
      <w:r>
        <w:t>构建</w:t>
      </w:r>
      <w:r>
        <w:rPr>
          <w:rFonts w:hint="eastAsia"/>
        </w:rPr>
        <w:t>选项</w:t>
      </w:r>
      <w:r>
        <w:rPr>
          <w:rFonts w:hint="eastAsia"/>
        </w:rPr>
        <w:t>Alarm</w:t>
      </w:r>
    </w:p>
    <w:p w:rsidR="000A3A5C" w:rsidRDefault="00F27C97" w:rsidP="000A3A5C">
      <w:pPr>
        <w:jc w:val="center"/>
      </w:pPr>
      <w:r>
        <w:rPr>
          <w:noProof/>
        </w:rPr>
        <w:drawing>
          <wp:inline distT="0" distB="0" distL="0" distR="0" wp14:anchorId="7C25AD2F" wp14:editId="4C71DC69">
            <wp:extent cx="2381490" cy="20403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920" cy="2048419"/>
                    </a:xfrm>
                    <a:prstGeom prst="rect">
                      <a:avLst/>
                    </a:prstGeom>
                  </pic:spPr>
                </pic:pic>
              </a:graphicData>
            </a:graphic>
          </wp:inline>
        </w:drawing>
      </w:r>
    </w:p>
    <w:p w:rsidR="000A3A5C" w:rsidRDefault="000A3A5C" w:rsidP="000A3A5C">
      <w:pPr>
        <w:jc w:val="center"/>
      </w:pPr>
      <w:r>
        <w:rPr>
          <w:rFonts w:hint="eastAsia"/>
        </w:rPr>
        <w:t>图</w:t>
      </w:r>
      <w:r>
        <w:rPr>
          <w:rFonts w:hint="eastAsia"/>
        </w:rPr>
        <w:t xml:space="preserve"> 7-8</w:t>
      </w:r>
    </w:p>
    <w:p w:rsidR="002F2F5A" w:rsidRDefault="002F2F5A" w:rsidP="00062E78">
      <w:pPr>
        <w:pStyle w:val="2"/>
      </w:pPr>
      <w:bookmarkStart w:id="204" w:name="_Toc455429274"/>
      <w:r>
        <w:rPr>
          <w:rFonts w:hint="eastAsia"/>
        </w:rPr>
        <w:t>固件</w:t>
      </w:r>
      <w:r>
        <w:t>的生成</w:t>
      </w:r>
      <w:bookmarkEnd w:id="204"/>
    </w:p>
    <w:p w:rsidR="002F2F5A" w:rsidRPr="00774B5F" w:rsidRDefault="002F2F5A" w:rsidP="002F2F5A">
      <w:pPr>
        <w:pStyle w:val="ae"/>
        <w:ind w:firstLine="448"/>
      </w:pPr>
      <w:r>
        <w:rPr>
          <w:rFonts w:hint="eastAsia"/>
        </w:rPr>
        <w:t>将</w:t>
      </w:r>
      <w:r>
        <w:t>已经</w:t>
      </w:r>
      <w:r>
        <w:rPr>
          <w:rFonts w:hint="eastAsia"/>
        </w:rPr>
        <w:t>设置</w:t>
      </w:r>
      <w:r>
        <w:t>好固件</w:t>
      </w:r>
      <w:r>
        <w:rPr>
          <w:rFonts w:hint="eastAsia"/>
        </w:rPr>
        <w:t>输出</w:t>
      </w:r>
      <w:r>
        <w:t>配置的项目</w:t>
      </w:r>
      <w:r>
        <w:rPr>
          <w:rFonts w:hint="eastAsia"/>
        </w:rPr>
        <w:t>工程</w:t>
      </w:r>
      <w:r>
        <w:t>文件以及源码，放入到</w:t>
      </w:r>
      <w:r>
        <w:rPr>
          <w:rFonts w:hint="eastAsia"/>
        </w:rPr>
        <w:t>适用</w:t>
      </w:r>
      <w:r>
        <w:t>的</w:t>
      </w:r>
      <w:proofErr w:type="spellStart"/>
      <w:r w:rsidR="009A7067">
        <w:t>SmartRoom</w:t>
      </w:r>
      <w:proofErr w:type="spellEnd"/>
      <w:r>
        <w:rPr>
          <w:rFonts w:hint="eastAsia"/>
        </w:rPr>
        <w:t>工程</w:t>
      </w:r>
      <w:r>
        <w:t>目录</w:t>
      </w:r>
      <w:r w:rsidRPr="00033698">
        <w:t>\Projects\</w:t>
      </w:r>
      <w:proofErr w:type="spellStart"/>
      <w:r w:rsidRPr="00033698">
        <w:t>zstack</w:t>
      </w:r>
      <w:proofErr w:type="spellEnd"/>
      <w:r w:rsidRPr="00033698">
        <w:t>\</w:t>
      </w:r>
      <w:proofErr w:type="spellStart"/>
      <w:r w:rsidRPr="00033698">
        <w:t>SmartRoom</w:t>
      </w:r>
      <w:proofErr w:type="spellEnd"/>
      <w:r>
        <w:rPr>
          <w:rFonts w:hint="eastAsia"/>
        </w:rPr>
        <w:t>\</w:t>
      </w:r>
      <w:r>
        <w:rPr>
          <w:rFonts w:hint="eastAsia"/>
        </w:rPr>
        <w:t>中</w:t>
      </w:r>
      <w:r>
        <w:t>，如</w:t>
      </w:r>
      <w:r>
        <w:rPr>
          <w:rFonts w:hint="eastAsia"/>
        </w:rPr>
        <w:t>Alarm</w:t>
      </w:r>
      <w:r>
        <w:rPr>
          <w:rFonts w:hint="eastAsia"/>
        </w:rPr>
        <w:t>项目</w:t>
      </w:r>
      <w:r>
        <w:t>的源码以及</w:t>
      </w:r>
      <w:r>
        <w:rPr>
          <w:rFonts w:hint="eastAsia"/>
        </w:rPr>
        <w:t>工程文件</w:t>
      </w:r>
      <w:r>
        <w:t>，然后</w:t>
      </w:r>
      <w:r>
        <w:rPr>
          <w:rFonts w:hint="eastAsia"/>
        </w:rPr>
        <w:t>打开</w:t>
      </w:r>
      <w:r>
        <w:t>该项目的</w:t>
      </w:r>
      <w:r>
        <w:rPr>
          <w:rFonts w:hint="eastAsia"/>
        </w:rPr>
        <w:t>工程</w:t>
      </w:r>
      <w:r>
        <w:t>文件，</w:t>
      </w:r>
      <w:r>
        <w:rPr>
          <w:rFonts w:hint="eastAsia"/>
        </w:rPr>
        <w:t>执行</w:t>
      </w:r>
      <w:r>
        <w:rPr>
          <w:rFonts w:hint="eastAsia"/>
        </w:rPr>
        <w:t>Project</w:t>
      </w:r>
      <w:r>
        <w:sym w:font="Wingdings" w:char="F0E0"/>
      </w:r>
      <w:r>
        <w:t>Batch build…</w:t>
      </w:r>
      <w:r>
        <w:rPr>
          <w:rFonts w:hint="eastAsia"/>
        </w:rPr>
        <w:t>并且</w:t>
      </w:r>
      <w:r>
        <w:t>在</w:t>
      </w:r>
      <w:r>
        <w:rPr>
          <w:rFonts w:hint="eastAsia"/>
        </w:rPr>
        <w:t>弹出</w:t>
      </w:r>
      <w:r>
        <w:t>的对话框中</w:t>
      </w:r>
      <w:r>
        <w:rPr>
          <w:rFonts w:hint="eastAsia"/>
        </w:rPr>
        <w:t>选择构建</w:t>
      </w:r>
      <w:r>
        <w:t>选项，执行命令</w:t>
      </w:r>
      <w:r>
        <w:t>Rebuild All</w:t>
      </w:r>
      <w:r>
        <w:rPr>
          <w:rFonts w:hint="eastAsia"/>
        </w:rPr>
        <w:t>便可</w:t>
      </w:r>
      <w:r>
        <w:t>在</w:t>
      </w:r>
      <w:r>
        <w:rPr>
          <w:rFonts w:hint="eastAsia"/>
        </w:rPr>
        <w:t>已经</w:t>
      </w:r>
      <w:r>
        <w:t>设置好的路径下</w:t>
      </w:r>
      <w:r>
        <w:rPr>
          <w:rFonts w:hint="eastAsia"/>
        </w:rPr>
        <w:t>生成</w:t>
      </w:r>
      <w:r>
        <w:t>固件，</w:t>
      </w:r>
      <w:r>
        <w:rPr>
          <w:rFonts w:hint="eastAsia"/>
        </w:rPr>
        <w:t>选择工程目录</w:t>
      </w:r>
      <w:r>
        <w:t>Output</w:t>
      </w:r>
      <w:r>
        <w:rPr>
          <w:rFonts w:hint="eastAsia"/>
        </w:rPr>
        <w:t>下</w:t>
      </w:r>
      <w:r>
        <w:t>的固件</w:t>
      </w:r>
      <w:r>
        <w:rPr>
          <w:rFonts w:hint="eastAsia"/>
        </w:rPr>
        <w:t>右键</w:t>
      </w:r>
      <w:r>
        <w:t>选择</w:t>
      </w:r>
      <w:r>
        <w:rPr>
          <w:rFonts w:hint="eastAsia"/>
        </w:rPr>
        <w:t>Open</w:t>
      </w:r>
      <w:r>
        <w:t xml:space="preserve"> Containing Folder…</w:t>
      </w:r>
      <w:r>
        <w:rPr>
          <w:rFonts w:hint="eastAsia"/>
        </w:rPr>
        <w:t>即可</w:t>
      </w:r>
      <w:r>
        <w:t>打开</w:t>
      </w:r>
      <w:r>
        <w:rPr>
          <w:rFonts w:hint="eastAsia"/>
        </w:rPr>
        <w:t>当前</w:t>
      </w:r>
      <w:r>
        <w:t>固件</w:t>
      </w:r>
      <w:r>
        <w:rPr>
          <w:rFonts w:hint="eastAsia"/>
        </w:rPr>
        <w:t>在</w:t>
      </w:r>
      <w:r>
        <w:t>硬盘上</w:t>
      </w:r>
      <w:r>
        <w:rPr>
          <w:rFonts w:hint="eastAsia"/>
        </w:rPr>
        <w:t>在</w:t>
      </w:r>
      <w:r>
        <w:t>的目录</w:t>
      </w:r>
      <w:r>
        <w:rPr>
          <w:rFonts w:hint="eastAsia"/>
        </w:rPr>
        <w:t>。</w:t>
      </w:r>
    </w:p>
    <w:p w:rsidR="00C0786B" w:rsidRPr="00C0786B" w:rsidRDefault="00C0786B" w:rsidP="000A4288"/>
    <w:sectPr w:rsidR="00C0786B" w:rsidRPr="00C0786B" w:rsidSect="00297E58">
      <w:pgSz w:w="11906" w:h="16838" w:code="9"/>
      <w:pgMar w:top="1418" w:right="1701" w:bottom="1418" w:left="1701" w:header="851" w:footer="851" w:gutter="0"/>
      <w:cols w:space="425"/>
      <w:docGrid w:type="linesAndChars" w:linePitch="350" w:charSpace="282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CFA" w:rsidRDefault="00504CFA">
      <w:r>
        <w:separator/>
      </w:r>
    </w:p>
  </w:endnote>
  <w:endnote w:type="continuationSeparator" w:id="0">
    <w:p w:rsidR="00504CFA" w:rsidRDefault="00504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5C4" w:rsidRPr="00297E58" w:rsidRDefault="00EF65C4" w:rsidP="00297E58">
    <w:r>
      <w:rPr>
        <w:rFonts w:hint="eastAsia"/>
      </w:rPr>
      <w:t>无线</w:t>
    </w:r>
    <w:r>
      <w:t>协议</w:t>
    </w:r>
    <w:proofErr w:type="gramStart"/>
    <w:r>
      <w:t>栈</w:t>
    </w:r>
    <w:proofErr w:type="gramEnd"/>
    <w:r>
      <w:rPr>
        <w:rFonts w:hint="eastAsia"/>
      </w:rPr>
      <w:t>开发部</w:t>
    </w:r>
    <w:r>
      <w:ptab w:relativeTo="margin" w:alignment="center" w:leader="none"/>
    </w:r>
    <w:r w:rsidRPr="00F42B65">
      <w:rPr>
        <w:rFonts w:hint="eastAsia"/>
        <w:lang w:val="zh-CN"/>
      </w:rPr>
      <w:t>第</w:t>
    </w:r>
    <w:r w:rsidRPr="00F42B65">
      <w:rPr>
        <w:bCs/>
      </w:rPr>
      <w:fldChar w:fldCharType="begin"/>
    </w:r>
    <w:r w:rsidRPr="00F42B65">
      <w:rPr>
        <w:bCs/>
      </w:rPr>
      <w:instrText>PAGE  \* Arabic  \* MERGEFORMAT</w:instrText>
    </w:r>
    <w:r w:rsidRPr="00F42B65">
      <w:rPr>
        <w:bCs/>
      </w:rPr>
      <w:fldChar w:fldCharType="separate"/>
    </w:r>
    <w:r w:rsidR="00760F7E" w:rsidRPr="00760F7E">
      <w:rPr>
        <w:bCs/>
        <w:noProof/>
        <w:lang w:val="zh-CN"/>
      </w:rPr>
      <w:t>32</w:t>
    </w:r>
    <w:r w:rsidRPr="00F42B65">
      <w:fldChar w:fldCharType="end"/>
    </w:r>
    <w:r w:rsidRPr="00F42B65">
      <w:rPr>
        <w:rFonts w:hint="eastAsia"/>
        <w:bCs/>
      </w:rPr>
      <w:t>页</w:t>
    </w:r>
    <w:r w:rsidRPr="00F42B65">
      <w:rPr>
        <w:lang w:val="zh-CN"/>
      </w:rPr>
      <w:t>/</w:t>
    </w:r>
    <w:r w:rsidRPr="00F42B65">
      <w:rPr>
        <w:rFonts w:hint="eastAsia"/>
        <w:lang w:val="zh-CN"/>
      </w:rPr>
      <w:t>共</w:t>
    </w:r>
    <w:r w:rsidRPr="00F42B65">
      <w:rPr>
        <w:bCs/>
      </w:rPr>
      <w:fldChar w:fldCharType="begin"/>
    </w:r>
    <w:r w:rsidRPr="00F42B65">
      <w:rPr>
        <w:bCs/>
      </w:rPr>
      <w:instrText>NUMPAGES  \* Arabic  \* MERGEFORMAT</w:instrText>
    </w:r>
    <w:r w:rsidRPr="00F42B65">
      <w:rPr>
        <w:bCs/>
      </w:rPr>
      <w:fldChar w:fldCharType="separate"/>
    </w:r>
    <w:r w:rsidR="00760F7E" w:rsidRPr="00760F7E">
      <w:rPr>
        <w:bCs/>
        <w:noProof/>
        <w:lang w:val="zh-CN"/>
      </w:rPr>
      <w:t>36</w:t>
    </w:r>
    <w:r w:rsidRPr="00F42B65">
      <w:fldChar w:fldCharType="end"/>
    </w:r>
    <w:r w:rsidRPr="00F42B65">
      <w:rPr>
        <w:rFonts w:hint="eastAsia"/>
        <w:bCs/>
      </w:rPr>
      <w:t>页</w:t>
    </w:r>
    <w:r>
      <w:ptab w:relativeTo="margin" w:alignment="right" w:leader="none"/>
    </w:r>
    <w:r w:rsidRPr="00F42B65">
      <w:rPr>
        <w:rFonts w:hint="eastAsia"/>
      </w:rPr>
      <w:t>R</w:t>
    </w:r>
    <w:r w:rsidRPr="00F42B65">
      <w:t>ev 0.</w:t>
    </w:r>
    <w: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CFA" w:rsidRDefault="00504CFA">
      <w:r>
        <w:separator/>
      </w:r>
    </w:p>
  </w:footnote>
  <w:footnote w:type="continuationSeparator" w:id="0">
    <w:p w:rsidR="00504CFA" w:rsidRDefault="00504C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5C4" w:rsidRDefault="00504CFA">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13430" o:spid="_x0000_s2050" type="#_x0000_t136" style="position:absolute;left:0;text-align:left;margin-left:0;margin-top:0;width:532.8pt;height:66.6pt;rotation:315;z-index:-251655168;mso-position-horizontal:center;mso-position-horizontal-relative:margin;mso-position-vertical:center;mso-position-vertical-relative:margin" o:allowincell="f" fillcolor="silver" stroked="f">
          <v:fill opacity=".5"/>
          <v:textpath style="font-family:&quot;宋体&quot;;font-size:1pt" string="无线协议栈开发部"/>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5C4" w:rsidRPr="00FA5C00" w:rsidRDefault="00504CFA" w:rsidP="00297E58">
    <w:pPr>
      <w:pStyle w:val="a3"/>
      <w:tabs>
        <w:tab w:val="right" w:pos="8504"/>
      </w:tabs>
      <w:rPr>
        <w:b/>
        <w:bC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13431" o:spid="_x0000_s2051" type="#_x0000_t136" style="position:absolute;left:0;text-align:left;margin-left:0;margin-top:0;width:532.8pt;height:66.6pt;rotation:315;z-index:-251653120;mso-position-horizontal:center;mso-position-horizontal-relative:margin;mso-position-vertical:center;mso-position-vertical-relative:margin" o:allowincell="f" fillcolor="silver" stroked="f">
          <v:fill opacity=".5"/>
          <v:textpath style="font-family:&quot;宋体&quot;;font-size:1pt" string="无线协议栈开发部"/>
          <w10:wrap anchorx="margin" anchory="margin"/>
        </v:shape>
      </w:pict>
    </w:r>
    <w:r w:rsidR="00EF65C4">
      <w:rPr>
        <w:noProof/>
      </w:rPr>
      <w:drawing>
        <wp:inline distT="0" distB="0" distL="0" distR="0" wp14:anchorId="07405FAC" wp14:editId="4BA2EE6C">
          <wp:extent cx="1095375" cy="238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38125"/>
                  </a:xfrm>
                  <a:prstGeom prst="rect">
                    <a:avLst/>
                  </a:prstGeom>
                  <a:noFill/>
                </pic:spPr>
              </pic:pic>
            </a:graphicData>
          </a:graphic>
        </wp:inline>
      </w:drawing>
    </w:r>
    <w:r w:rsidR="00EF65C4">
      <w:tab/>
    </w:r>
    <w:r w:rsidR="00EF65C4" w:rsidRPr="00FA5C00">
      <w:rPr>
        <w:rFonts w:hint="eastAsia"/>
      </w:rPr>
      <w:t>《</w:t>
    </w:r>
    <w:proofErr w:type="spellStart"/>
    <w:r w:rsidR="00EF65C4" w:rsidRPr="00297E58">
      <w:rPr>
        <w:rFonts w:hint="eastAsia"/>
        <w:bCs/>
      </w:rPr>
      <w:t>Wulian</w:t>
    </w:r>
    <w:proofErr w:type="spellEnd"/>
    <w:r w:rsidR="00EF65C4" w:rsidRPr="00297E58">
      <w:rPr>
        <w:rFonts w:hint="eastAsia"/>
        <w:bCs/>
      </w:rPr>
      <w:t xml:space="preserve"> ZigBee</w:t>
    </w:r>
    <w:r w:rsidR="00EF65C4" w:rsidRPr="00297E58">
      <w:rPr>
        <w:rFonts w:hint="eastAsia"/>
        <w:bCs/>
      </w:rPr>
      <w:t>产品软件开发指南</w:t>
    </w:r>
    <w:r w:rsidR="00EF65C4" w:rsidRPr="00FA5C00">
      <w:rPr>
        <w:rFonts w:hint="eastAsia"/>
      </w:rPr>
      <w:t>》</w:t>
    </w:r>
    <w:r w:rsidR="00EF65C4">
      <w:tab/>
    </w:r>
    <w:r w:rsidR="00EF65C4">
      <w:rPr>
        <w:rFonts w:hint="eastAsia"/>
      </w:rPr>
      <w:t>文件</w:t>
    </w:r>
    <w:r w:rsidR="00EF65C4">
      <w:t>编号：</w:t>
    </w:r>
    <w:r w:rsidR="00EF65C4">
      <w:t>XX-XX-XX-XX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5C4" w:rsidRPr="0029261D" w:rsidRDefault="00504CFA" w:rsidP="0029261D">
    <w:pPr>
      <w:tabs>
        <w:tab w:val="right" w:pos="8504"/>
      </w:tabs>
      <w:spacing w:beforeLines="150" w:before="360"/>
      <w:rPr>
        <w:rFonts w:ascii="宋体"/>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13429" o:spid="_x0000_s2049" type="#_x0000_t136" style="position:absolute;left:0;text-align:left;margin-left:0;margin-top:0;width:532.8pt;height:66.6pt;rotation:315;z-index:-251657216;mso-position-horizontal:center;mso-position-horizontal-relative:margin;mso-position-vertical:center;mso-position-vertical-relative:margin" o:allowincell="f" fillcolor="silver" stroked="f">
          <v:fill opacity=".5"/>
          <v:textpath style="font-family:&quot;宋体&quot;;font-size:1pt" string="无线协议栈开发部"/>
          <w10:wrap anchorx="margin" anchory="margin"/>
        </v:shape>
      </w:pict>
    </w:r>
    <w:r w:rsidR="00EF65C4" w:rsidRPr="003006AD">
      <w:rPr>
        <w:rFonts w:ascii="宋体" w:hint="eastAsia"/>
      </w:rPr>
      <w:t>密    级</w:t>
    </w:r>
    <w:r w:rsidR="00EF65C4">
      <w:rPr>
        <w:rFonts w:ascii="宋体" w:hint="eastAsia"/>
      </w:rPr>
      <w:t>：A</w:t>
    </w:r>
    <w:r w:rsidR="00EF65C4" w:rsidRPr="003006AD">
      <w:rPr>
        <w:rFonts w:ascii="宋体"/>
      </w:rPr>
      <w:ptab w:relativeTo="margin" w:alignment="center" w:leader="none"/>
    </w:r>
    <w:r w:rsidR="00EF65C4" w:rsidRPr="003006AD">
      <w:rPr>
        <w:rFonts w:ascii="宋体"/>
      </w:rPr>
      <w:ptab w:relativeTo="margin" w:alignment="right" w:leader="none"/>
    </w:r>
    <w:r w:rsidR="00EF65C4" w:rsidRPr="003006AD">
      <w:rPr>
        <w:rFonts w:ascii="宋体" w:hint="eastAsia"/>
      </w:rPr>
      <w:t>文件编号</w:t>
    </w:r>
    <w:r w:rsidR="00EF65C4">
      <w:rPr>
        <w:rFonts w:ascii="宋体" w:hint="eastAsia"/>
      </w:rPr>
      <w:t>：XX</w:t>
    </w:r>
    <w:r w:rsidR="00EF65C4">
      <w:rPr>
        <w:rFonts w:ascii="宋体"/>
      </w:rPr>
      <w:t>-XX-XX-XX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B7742"/>
    <w:multiLevelType w:val="hybridMultilevel"/>
    <w:tmpl w:val="661CA888"/>
    <w:lvl w:ilvl="0" w:tplc="F2E4C3F4">
      <w:start w:val="1"/>
      <w:numFmt w:val="decimal"/>
      <w:lvlText w:val="%1，"/>
      <w:lvlJc w:val="left"/>
      <w:pPr>
        <w:ind w:left="360" w:hanging="360"/>
      </w:pPr>
      <w:rPr>
        <w:rFonts w:hint="default"/>
      </w:rPr>
    </w:lvl>
    <w:lvl w:ilvl="1" w:tplc="168C723A" w:tentative="1">
      <w:start w:val="1"/>
      <w:numFmt w:val="lowerLetter"/>
      <w:lvlText w:val="%2)"/>
      <w:lvlJc w:val="left"/>
      <w:pPr>
        <w:ind w:left="840" w:hanging="420"/>
      </w:pPr>
    </w:lvl>
    <w:lvl w:ilvl="2" w:tplc="7A2439A0" w:tentative="1">
      <w:start w:val="1"/>
      <w:numFmt w:val="lowerRoman"/>
      <w:lvlText w:val="%3."/>
      <w:lvlJc w:val="right"/>
      <w:pPr>
        <w:ind w:left="1260" w:hanging="420"/>
      </w:pPr>
    </w:lvl>
    <w:lvl w:ilvl="3" w:tplc="33C21154" w:tentative="1">
      <w:start w:val="1"/>
      <w:numFmt w:val="decimal"/>
      <w:lvlText w:val="%4."/>
      <w:lvlJc w:val="left"/>
      <w:pPr>
        <w:ind w:left="1680" w:hanging="420"/>
      </w:pPr>
    </w:lvl>
    <w:lvl w:ilvl="4" w:tplc="1A849808" w:tentative="1">
      <w:start w:val="1"/>
      <w:numFmt w:val="lowerLetter"/>
      <w:lvlText w:val="%5)"/>
      <w:lvlJc w:val="left"/>
      <w:pPr>
        <w:ind w:left="2100" w:hanging="420"/>
      </w:pPr>
    </w:lvl>
    <w:lvl w:ilvl="5" w:tplc="0486FE88" w:tentative="1">
      <w:start w:val="1"/>
      <w:numFmt w:val="lowerRoman"/>
      <w:lvlText w:val="%6."/>
      <w:lvlJc w:val="right"/>
      <w:pPr>
        <w:ind w:left="2520" w:hanging="420"/>
      </w:pPr>
    </w:lvl>
    <w:lvl w:ilvl="6" w:tplc="732028A6" w:tentative="1">
      <w:start w:val="1"/>
      <w:numFmt w:val="decimal"/>
      <w:lvlText w:val="%7."/>
      <w:lvlJc w:val="left"/>
      <w:pPr>
        <w:ind w:left="2940" w:hanging="420"/>
      </w:pPr>
    </w:lvl>
    <w:lvl w:ilvl="7" w:tplc="B23E6F5E" w:tentative="1">
      <w:start w:val="1"/>
      <w:numFmt w:val="lowerLetter"/>
      <w:lvlText w:val="%8)"/>
      <w:lvlJc w:val="left"/>
      <w:pPr>
        <w:ind w:left="3360" w:hanging="420"/>
      </w:pPr>
    </w:lvl>
    <w:lvl w:ilvl="8" w:tplc="E3780C12" w:tentative="1">
      <w:start w:val="1"/>
      <w:numFmt w:val="lowerRoman"/>
      <w:lvlText w:val="%9."/>
      <w:lvlJc w:val="right"/>
      <w:pPr>
        <w:ind w:left="3780" w:hanging="420"/>
      </w:pPr>
    </w:lvl>
  </w:abstractNum>
  <w:abstractNum w:abstractNumId="1">
    <w:nsid w:val="069238F6"/>
    <w:multiLevelType w:val="hybridMultilevel"/>
    <w:tmpl w:val="4872C6AC"/>
    <w:lvl w:ilvl="0" w:tplc="371C8F26">
      <w:start w:val="1"/>
      <w:numFmt w:val="decimal"/>
      <w:lvlText w:val="%1)"/>
      <w:lvlJc w:val="left"/>
      <w:pPr>
        <w:ind w:left="808" w:hanging="360"/>
      </w:pPr>
      <w:rPr>
        <w:rFonts w:hint="default"/>
      </w:rPr>
    </w:lvl>
    <w:lvl w:ilvl="1" w:tplc="04090019" w:tentative="1">
      <w:start w:val="1"/>
      <w:numFmt w:val="lowerLetter"/>
      <w:lvlText w:val="%2)"/>
      <w:lvlJc w:val="left"/>
      <w:pPr>
        <w:ind w:left="1288" w:hanging="420"/>
      </w:pPr>
    </w:lvl>
    <w:lvl w:ilvl="2" w:tplc="0409001B" w:tentative="1">
      <w:start w:val="1"/>
      <w:numFmt w:val="lowerRoman"/>
      <w:lvlText w:val="%3."/>
      <w:lvlJc w:val="right"/>
      <w:pPr>
        <w:ind w:left="1708" w:hanging="420"/>
      </w:pPr>
    </w:lvl>
    <w:lvl w:ilvl="3" w:tplc="0409000F" w:tentative="1">
      <w:start w:val="1"/>
      <w:numFmt w:val="decimal"/>
      <w:lvlText w:val="%4."/>
      <w:lvlJc w:val="left"/>
      <w:pPr>
        <w:ind w:left="2128" w:hanging="420"/>
      </w:pPr>
    </w:lvl>
    <w:lvl w:ilvl="4" w:tplc="04090019" w:tentative="1">
      <w:start w:val="1"/>
      <w:numFmt w:val="lowerLetter"/>
      <w:lvlText w:val="%5)"/>
      <w:lvlJc w:val="left"/>
      <w:pPr>
        <w:ind w:left="2548" w:hanging="420"/>
      </w:pPr>
    </w:lvl>
    <w:lvl w:ilvl="5" w:tplc="0409001B" w:tentative="1">
      <w:start w:val="1"/>
      <w:numFmt w:val="lowerRoman"/>
      <w:lvlText w:val="%6."/>
      <w:lvlJc w:val="right"/>
      <w:pPr>
        <w:ind w:left="2968" w:hanging="420"/>
      </w:pPr>
    </w:lvl>
    <w:lvl w:ilvl="6" w:tplc="0409000F" w:tentative="1">
      <w:start w:val="1"/>
      <w:numFmt w:val="decimal"/>
      <w:lvlText w:val="%7."/>
      <w:lvlJc w:val="left"/>
      <w:pPr>
        <w:ind w:left="3388" w:hanging="420"/>
      </w:pPr>
    </w:lvl>
    <w:lvl w:ilvl="7" w:tplc="04090019" w:tentative="1">
      <w:start w:val="1"/>
      <w:numFmt w:val="lowerLetter"/>
      <w:lvlText w:val="%8)"/>
      <w:lvlJc w:val="left"/>
      <w:pPr>
        <w:ind w:left="3808" w:hanging="420"/>
      </w:pPr>
    </w:lvl>
    <w:lvl w:ilvl="8" w:tplc="0409001B" w:tentative="1">
      <w:start w:val="1"/>
      <w:numFmt w:val="lowerRoman"/>
      <w:lvlText w:val="%9."/>
      <w:lvlJc w:val="right"/>
      <w:pPr>
        <w:ind w:left="4228" w:hanging="420"/>
      </w:pPr>
    </w:lvl>
  </w:abstractNum>
  <w:abstractNum w:abstractNumId="2">
    <w:nsid w:val="0B515738"/>
    <w:multiLevelType w:val="hybridMultilevel"/>
    <w:tmpl w:val="57B2C9E6"/>
    <w:lvl w:ilvl="0" w:tplc="B77A7C1A">
      <w:start w:val="1"/>
      <w:numFmt w:val="decimal"/>
      <w:lvlText w:val="%1，"/>
      <w:lvlJc w:val="left"/>
      <w:pPr>
        <w:ind w:left="360" w:hanging="360"/>
      </w:pPr>
      <w:rPr>
        <w:rFonts w:hint="default"/>
      </w:rPr>
    </w:lvl>
    <w:lvl w:ilvl="1" w:tplc="8362B244" w:tentative="1">
      <w:start w:val="1"/>
      <w:numFmt w:val="lowerLetter"/>
      <w:lvlText w:val="%2)"/>
      <w:lvlJc w:val="left"/>
      <w:pPr>
        <w:ind w:left="840" w:hanging="420"/>
      </w:pPr>
    </w:lvl>
    <w:lvl w:ilvl="2" w:tplc="7710FE4E" w:tentative="1">
      <w:start w:val="1"/>
      <w:numFmt w:val="lowerRoman"/>
      <w:lvlText w:val="%3."/>
      <w:lvlJc w:val="right"/>
      <w:pPr>
        <w:ind w:left="1260" w:hanging="420"/>
      </w:pPr>
    </w:lvl>
    <w:lvl w:ilvl="3" w:tplc="C0088502" w:tentative="1">
      <w:start w:val="1"/>
      <w:numFmt w:val="decimal"/>
      <w:lvlText w:val="%4."/>
      <w:lvlJc w:val="left"/>
      <w:pPr>
        <w:ind w:left="1680" w:hanging="420"/>
      </w:pPr>
    </w:lvl>
    <w:lvl w:ilvl="4" w:tplc="FD401EB2" w:tentative="1">
      <w:start w:val="1"/>
      <w:numFmt w:val="lowerLetter"/>
      <w:lvlText w:val="%5)"/>
      <w:lvlJc w:val="left"/>
      <w:pPr>
        <w:ind w:left="2100" w:hanging="420"/>
      </w:pPr>
    </w:lvl>
    <w:lvl w:ilvl="5" w:tplc="FBA6D168" w:tentative="1">
      <w:start w:val="1"/>
      <w:numFmt w:val="lowerRoman"/>
      <w:lvlText w:val="%6."/>
      <w:lvlJc w:val="right"/>
      <w:pPr>
        <w:ind w:left="2520" w:hanging="420"/>
      </w:pPr>
    </w:lvl>
    <w:lvl w:ilvl="6" w:tplc="1D12902C" w:tentative="1">
      <w:start w:val="1"/>
      <w:numFmt w:val="decimal"/>
      <w:lvlText w:val="%7."/>
      <w:lvlJc w:val="left"/>
      <w:pPr>
        <w:ind w:left="2940" w:hanging="420"/>
      </w:pPr>
    </w:lvl>
    <w:lvl w:ilvl="7" w:tplc="588C6132" w:tentative="1">
      <w:start w:val="1"/>
      <w:numFmt w:val="lowerLetter"/>
      <w:lvlText w:val="%8)"/>
      <w:lvlJc w:val="left"/>
      <w:pPr>
        <w:ind w:left="3360" w:hanging="420"/>
      </w:pPr>
    </w:lvl>
    <w:lvl w:ilvl="8" w:tplc="15B2A698" w:tentative="1">
      <w:start w:val="1"/>
      <w:numFmt w:val="lowerRoman"/>
      <w:lvlText w:val="%9."/>
      <w:lvlJc w:val="right"/>
      <w:pPr>
        <w:ind w:left="3780" w:hanging="420"/>
      </w:pPr>
    </w:lvl>
  </w:abstractNum>
  <w:abstractNum w:abstractNumId="3">
    <w:nsid w:val="0C1954CE"/>
    <w:multiLevelType w:val="hybridMultilevel"/>
    <w:tmpl w:val="027C882A"/>
    <w:lvl w:ilvl="0" w:tplc="F4A2A804">
      <w:start w:val="1"/>
      <w:numFmt w:val="decimal"/>
      <w:lvlText w:val="%1，"/>
      <w:lvlJc w:val="left"/>
      <w:pPr>
        <w:ind w:left="360" w:hanging="360"/>
      </w:pPr>
      <w:rPr>
        <w:rFonts w:hint="default"/>
      </w:rPr>
    </w:lvl>
    <w:lvl w:ilvl="1" w:tplc="22B6FFB2" w:tentative="1">
      <w:start w:val="1"/>
      <w:numFmt w:val="lowerLetter"/>
      <w:lvlText w:val="%2)"/>
      <w:lvlJc w:val="left"/>
      <w:pPr>
        <w:ind w:left="840" w:hanging="420"/>
      </w:pPr>
    </w:lvl>
    <w:lvl w:ilvl="2" w:tplc="DA84A4D2" w:tentative="1">
      <w:start w:val="1"/>
      <w:numFmt w:val="lowerRoman"/>
      <w:lvlText w:val="%3."/>
      <w:lvlJc w:val="right"/>
      <w:pPr>
        <w:ind w:left="1260" w:hanging="420"/>
      </w:pPr>
    </w:lvl>
    <w:lvl w:ilvl="3" w:tplc="C0249930" w:tentative="1">
      <w:start w:val="1"/>
      <w:numFmt w:val="decimal"/>
      <w:lvlText w:val="%4."/>
      <w:lvlJc w:val="left"/>
      <w:pPr>
        <w:ind w:left="1680" w:hanging="420"/>
      </w:pPr>
    </w:lvl>
    <w:lvl w:ilvl="4" w:tplc="3D8A4AAA" w:tentative="1">
      <w:start w:val="1"/>
      <w:numFmt w:val="lowerLetter"/>
      <w:lvlText w:val="%5)"/>
      <w:lvlJc w:val="left"/>
      <w:pPr>
        <w:ind w:left="2100" w:hanging="420"/>
      </w:pPr>
    </w:lvl>
    <w:lvl w:ilvl="5" w:tplc="DABA9BDC" w:tentative="1">
      <w:start w:val="1"/>
      <w:numFmt w:val="lowerRoman"/>
      <w:lvlText w:val="%6."/>
      <w:lvlJc w:val="right"/>
      <w:pPr>
        <w:ind w:left="2520" w:hanging="420"/>
      </w:pPr>
    </w:lvl>
    <w:lvl w:ilvl="6" w:tplc="D2386A5E" w:tentative="1">
      <w:start w:val="1"/>
      <w:numFmt w:val="decimal"/>
      <w:lvlText w:val="%7."/>
      <w:lvlJc w:val="left"/>
      <w:pPr>
        <w:ind w:left="2940" w:hanging="420"/>
      </w:pPr>
    </w:lvl>
    <w:lvl w:ilvl="7" w:tplc="2444B77E" w:tentative="1">
      <w:start w:val="1"/>
      <w:numFmt w:val="lowerLetter"/>
      <w:lvlText w:val="%8)"/>
      <w:lvlJc w:val="left"/>
      <w:pPr>
        <w:ind w:left="3360" w:hanging="420"/>
      </w:pPr>
    </w:lvl>
    <w:lvl w:ilvl="8" w:tplc="F5C41B24" w:tentative="1">
      <w:start w:val="1"/>
      <w:numFmt w:val="lowerRoman"/>
      <w:lvlText w:val="%9."/>
      <w:lvlJc w:val="right"/>
      <w:pPr>
        <w:ind w:left="3780" w:hanging="420"/>
      </w:pPr>
    </w:lvl>
  </w:abstractNum>
  <w:abstractNum w:abstractNumId="4">
    <w:nsid w:val="13A13831"/>
    <w:multiLevelType w:val="hybridMultilevel"/>
    <w:tmpl w:val="C19036B6"/>
    <w:lvl w:ilvl="0" w:tplc="02666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BE79E9"/>
    <w:multiLevelType w:val="hybridMultilevel"/>
    <w:tmpl w:val="661CA888"/>
    <w:lvl w:ilvl="0" w:tplc="A1CCA7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313EA1"/>
    <w:multiLevelType w:val="hybridMultilevel"/>
    <w:tmpl w:val="FE1E712A"/>
    <w:lvl w:ilvl="0" w:tplc="F488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335033"/>
    <w:multiLevelType w:val="hybridMultilevel"/>
    <w:tmpl w:val="6B8C65A8"/>
    <w:lvl w:ilvl="0" w:tplc="7A0A7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C24890"/>
    <w:multiLevelType w:val="hybridMultilevel"/>
    <w:tmpl w:val="027C882A"/>
    <w:lvl w:ilvl="0" w:tplc="F4A2A804">
      <w:start w:val="1"/>
      <w:numFmt w:val="decimal"/>
      <w:lvlText w:val="%1，"/>
      <w:lvlJc w:val="left"/>
      <w:pPr>
        <w:ind w:left="360" w:hanging="360"/>
      </w:pPr>
      <w:rPr>
        <w:rFonts w:hint="default"/>
      </w:rPr>
    </w:lvl>
    <w:lvl w:ilvl="1" w:tplc="22B6FFB2" w:tentative="1">
      <w:start w:val="1"/>
      <w:numFmt w:val="lowerLetter"/>
      <w:lvlText w:val="%2)"/>
      <w:lvlJc w:val="left"/>
      <w:pPr>
        <w:ind w:left="840" w:hanging="420"/>
      </w:pPr>
    </w:lvl>
    <w:lvl w:ilvl="2" w:tplc="DA84A4D2" w:tentative="1">
      <w:start w:val="1"/>
      <w:numFmt w:val="lowerRoman"/>
      <w:lvlText w:val="%3."/>
      <w:lvlJc w:val="right"/>
      <w:pPr>
        <w:ind w:left="1260" w:hanging="420"/>
      </w:pPr>
    </w:lvl>
    <w:lvl w:ilvl="3" w:tplc="C0249930" w:tentative="1">
      <w:start w:val="1"/>
      <w:numFmt w:val="decimal"/>
      <w:lvlText w:val="%4."/>
      <w:lvlJc w:val="left"/>
      <w:pPr>
        <w:ind w:left="1680" w:hanging="420"/>
      </w:pPr>
    </w:lvl>
    <w:lvl w:ilvl="4" w:tplc="3D8A4AAA" w:tentative="1">
      <w:start w:val="1"/>
      <w:numFmt w:val="lowerLetter"/>
      <w:lvlText w:val="%5)"/>
      <w:lvlJc w:val="left"/>
      <w:pPr>
        <w:ind w:left="2100" w:hanging="420"/>
      </w:pPr>
    </w:lvl>
    <w:lvl w:ilvl="5" w:tplc="DABA9BDC" w:tentative="1">
      <w:start w:val="1"/>
      <w:numFmt w:val="lowerRoman"/>
      <w:lvlText w:val="%6."/>
      <w:lvlJc w:val="right"/>
      <w:pPr>
        <w:ind w:left="2520" w:hanging="420"/>
      </w:pPr>
    </w:lvl>
    <w:lvl w:ilvl="6" w:tplc="D2386A5E" w:tentative="1">
      <w:start w:val="1"/>
      <w:numFmt w:val="decimal"/>
      <w:lvlText w:val="%7."/>
      <w:lvlJc w:val="left"/>
      <w:pPr>
        <w:ind w:left="2940" w:hanging="420"/>
      </w:pPr>
    </w:lvl>
    <w:lvl w:ilvl="7" w:tplc="2444B77E" w:tentative="1">
      <w:start w:val="1"/>
      <w:numFmt w:val="lowerLetter"/>
      <w:lvlText w:val="%8)"/>
      <w:lvlJc w:val="left"/>
      <w:pPr>
        <w:ind w:left="3360" w:hanging="420"/>
      </w:pPr>
    </w:lvl>
    <w:lvl w:ilvl="8" w:tplc="F5C41B24" w:tentative="1">
      <w:start w:val="1"/>
      <w:numFmt w:val="lowerRoman"/>
      <w:lvlText w:val="%9."/>
      <w:lvlJc w:val="right"/>
      <w:pPr>
        <w:ind w:left="3780" w:hanging="420"/>
      </w:pPr>
    </w:lvl>
  </w:abstractNum>
  <w:abstractNum w:abstractNumId="9">
    <w:nsid w:val="31427DE4"/>
    <w:multiLevelType w:val="hybridMultilevel"/>
    <w:tmpl w:val="32C2B5B4"/>
    <w:lvl w:ilvl="0" w:tplc="02666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505557"/>
    <w:multiLevelType w:val="multilevel"/>
    <w:tmpl w:val="B54A8512"/>
    <w:lvl w:ilvl="0">
      <w:start w:val="1"/>
      <w:numFmt w:val="decimal"/>
      <w:pStyle w:val="1"/>
      <w:lvlText w:val="%1"/>
      <w:lvlJc w:val="left"/>
      <w:pPr>
        <w:tabs>
          <w:tab w:val="num" w:pos="999"/>
        </w:tabs>
        <w:ind w:left="999" w:hanging="432"/>
      </w:pPr>
    </w:lvl>
    <w:lvl w:ilvl="1">
      <w:start w:val="1"/>
      <w:numFmt w:val="decimal"/>
      <w:pStyle w:val="2"/>
      <w:lvlText w:val="%1.%2"/>
      <w:lvlJc w:val="left"/>
      <w:pPr>
        <w:tabs>
          <w:tab w:val="num" w:pos="6530"/>
        </w:tabs>
        <w:ind w:left="6530"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1">
    <w:nsid w:val="42057D2F"/>
    <w:multiLevelType w:val="hybridMultilevel"/>
    <w:tmpl w:val="41164F66"/>
    <w:lvl w:ilvl="0" w:tplc="02666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1A7C5F"/>
    <w:multiLevelType w:val="hybridMultilevel"/>
    <w:tmpl w:val="027C882A"/>
    <w:lvl w:ilvl="0" w:tplc="F4A2A804">
      <w:start w:val="1"/>
      <w:numFmt w:val="decimal"/>
      <w:lvlText w:val="%1，"/>
      <w:lvlJc w:val="left"/>
      <w:pPr>
        <w:ind w:left="360" w:hanging="360"/>
      </w:pPr>
      <w:rPr>
        <w:rFonts w:hint="default"/>
      </w:rPr>
    </w:lvl>
    <w:lvl w:ilvl="1" w:tplc="22B6FFB2" w:tentative="1">
      <w:start w:val="1"/>
      <w:numFmt w:val="lowerLetter"/>
      <w:lvlText w:val="%2)"/>
      <w:lvlJc w:val="left"/>
      <w:pPr>
        <w:ind w:left="840" w:hanging="420"/>
      </w:pPr>
    </w:lvl>
    <w:lvl w:ilvl="2" w:tplc="DA84A4D2" w:tentative="1">
      <w:start w:val="1"/>
      <w:numFmt w:val="lowerRoman"/>
      <w:lvlText w:val="%3."/>
      <w:lvlJc w:val="right"/>
      <w:pPr>
        <w:ind w:left="1260" w:hanging="420"/>
      </w:pPr>
    </w:lvl>
    <w:lvl w:ilvl="3" w:tplc="C0249930" w:tentative="1">
      <w:start w:val="1"/>
      <w:numFmt w:val="decimal"/>
      <w:lvlText w:val="%4."/>
      <w:lvlJc w:val="left"/>
      <w:pPr>
        <w:ind w:left="1680" w:hanging="420"/>
      </w:pPr>
    </w:lvl>
    <w:lvl w:ilvl="4" w:tplc="3D8A4AAA" w:tentative="1">
      <w:start w:val="1"/>
      <w:numFmt w:val="lowerLetter"/>
      <w:lvlText w:val="%5)"/>
      <w:lvlJc w:val="left"/>
      <w:pPr>
        <w:ind w:left="2100" w:hanging="420"/>
      </w:pPr>
    </w:lvl>
    <w:lvl w:ilvl="5" w:tplc="DABA9BDC" w:tentative="1">
      <w:start w:val="1"/>
      <w:numFmt w:val="lowerRoman"/>
      <w:lvlText w:val="%6."/>
      <w:lvlJc w:val="right"/>
      <w:pPr>
        <w:ind w:left="2520" w:hanging="420"/>
      </w:pPr>
    </w:lvl>
    <w:lvl w:ilvl="6" w:tplc="D2386A5E" w:tentative="1">
      <w:start w:val="1"/>
      <w:numFmt w:val="decimal"/>
      <w:lvlText w:val="%7."/>
      <w:lvlJc w:val="left"/>
      <w:pPr>
        <w:ind w:left="2940" w:hanging="420"/>
      </w:pPr>
    </w:lvl>
    <w:lvl w:ilvl="7" w:tplc="2444B77E" w:tentative="1">
      <w:start w:val="1"/>
      <w:numFmt w:val="lowerLetter"/>
      <w:lvlText w:val="%8)"/>
      <w:lvlJc w:val="left"/>
      <w:pPr>
        <w:ind w:left="3360" w:hanging="420"/>
      </w:pPr>
    </w:lvl>
    <w:lvl w:ilvl="8" w:tplc="F5C41B24" w:tentative="1">
      <w:start w:val="1"/>
      <w:numFmt w:val="lowerRoman"/>
      <w:lvlText w:val="%9."/>
      <w:lvlJc w:val="right"/>
      <w:pPr>
        <w:ind w:left="3780" w:hanging="420"/>
      </w:pPr>
    </w:lvl>
  </w:abstractNum>
  <w:abstractNum w:abstractNumId="13">
    <w:nsid w:val="4A240772"/>
    <w:multiLevelType w:val="hybridMultilevel"/>
    <w:tmpl w:val="EF10FE28"/>
    <w:lvl w:ilvl="0" w:tplc="F15042A6">
      <w:start w:val="1"/>
      <w:numFmt w:val="decimal"/>
      <w:lvlText w:val="%1，"/>
      <w:lvlJc w:val="left"/>
      <w:pPr>
        <w:ind w:left="360" w:hanging="360"/>
      </w:pPr>
      <w:rPr>
        <w:rFonts w:hint="default"/>
      </w:rPr>
    </w:lvl>
    <w:lvl w:ilvl="1" w:tplc="3F389922" w:tentative="1">
      <w:start w:val="1"/>
      <w:numFmt w:val="lowerLetter"/>
      <w:lvlText w:val="%2)"/>
      <w:lvlJc w:val="left"/>
      <w:pPr>
        <w:ind w:left="840" w:hanging="420"/>
      </w:pPr>
    </w:lvl>
    <w:lvl w:ilvl="2" w:tplc="492EC7DA" w:tentative="1">
      <w:start w:val="1"/>
      <w:numFmt w:val="lowerRoman"/>
      <w:lvlText w:val="%3."/>
      <w:lvlJc w:val="right"/>
      <w:pPr>
        <w:ind w:left="1260" w:hanging="420"/>
      </w:pPr>
    </w:lvl>
    <w:lvl w:ilvl="3" w:tplc="B49EC98C" w:tentative="1">
      <w:start w:val="1"/>
      <w:numFmt w:val="decimal"/>
      <w:lvlText w:val="%4."/>
      <w:lvlJc w:val="left"/>
      <w:pPr>
        <w:ind w:left="1680" w:hanging="420"/>
      </w:pPr>
    </w:lvl>
    <w:lvl w:ilvl="4" w:tplc="72F47972" w:tentative="1">
      <w:start w:val="1"/>
      <w:numFmt w:val="lowerLetter"/>
      <w:lvlText w:val="%5)"/>
      <w:lvlJc w:val="left"/>
      <w:pPr>
        <w:ind w:left="2100" w:hanging="420"/>
      </w:pPr>
    </w:lvl>
    <w:lvl w:ilvl="5" w:tplc="842ADD32" w:tentative="1">
      <w:start w:val="1"/>
      <w:numFmt w:val="lowerRoman"/>
      <w:lvlText w:val="%6."/>
      <w:lvlJc w:val="right"/>
      <w:pPr>
        <w:ind w:left="2520" w:hanging="420"/>
      </w:pPr>
    </w:lvl>
    <w:lvl w:ilvl="6" w:tplc="6766421C" w:tentative="1">
      <w:start w:val="1"/>
      <w:numFmt w:val="decimal"/>
      <w:lvlText w:val="%7."/>
      <w:lvlJc w:val="left"/>
      <w:pPr>
        <w:ind w:left="2940" w:hanging="420"/>
      </w:pPr>
    </w:lvl>
    <w:lvl w:ilvl="7" w:tplc="C142818E" w:tentative="1">
      <w:start w:val="1"/>
      <w:numFmt w:val="lowerLetter"/>
      <w:lvlText w:val="%8)"/>
      <w:lvlJc w:val="left"/>
      <w:pPr>
        <w:ind w:left="3360" w:hanging="420"/>
      </w:pPr>
    </w:lvl>
    <w:lvl w:ilvl="8" w:tplc="8D6CEF82" w:tentative="1">
      <w:start w:val="1"/>
      <w:numFmt w:val="lowerRoman"/>
      <w:lvlText w:val="%9."/>
      <w:lvlJc w:val="right"/>
      <w:pPr>
        <w:ind w:left="3780" w:hanging="420"/>
      </w:pPr>
    </w:lvl>
  </w:abstractNum>
  <w:abstractNum w:abstractNumId="14">
    <w:nsid w:val="4BE9734E"/>
    <w:multiLevelType w:val="hybridMultilevel"/>
    <w:tmpl w:val="1E1A132E"/>
    <w:lvl w:ilvl="0" w:tplc="6A26B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E99763C"/>
    <w:multiLevelType w:val="hybridMultilevel"/>
    <w:tmpl w:val="85A6B862"/>
    <w:lvl w:ilvl="0" w:tplc="ED4AE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17D0A24"/>
    <w:multiLevelType w:val="hybridMultilevel"/>
    <w:tmpl w:val="027C882A"/>
    <w:lvl w:ilvl="0" w:tplc="F4A2A804">
      <w:start w:val="1"/>
      <w:numFmt w:val="decimal"/>
      <w:lvlText w:val="%1，"/>
      <w:lvlJc w:val="left"/>
      <w:pPr>
        <w:ind w:left="360" w:hanging="360"/>
      </w:pPr>
      <w:rPr>
        <w:rFonts w:hint="default"/>
      </w:rPr>
    </w:lvl>
    <w:lvl w:ilvl="1" w:tplc="22B6FFB2" w:tentative="1">
      <w:start w:val="1"/>
      <w:numFmt w:val="lowerLetter"/>
      <w:lvlText w:val="%2)"/>
      <w:lvlJc w:val="left"/>
      <w:pPr>
        <w:ind w:left="840" w:hanging="420"/>
      </w:pPr>
    </w:lvl>
    <w:lvl w:ilvl="2" w:tplc="DA84A4D2" w:tentative="1">
      <w:start w:val="1"/>
      <w:numFmt w:val="lowerRoman"/>
      <w:lvlText w:val="%3."/>
      <w:lvlJc w:val="right"/>
      <w:pPr>
        <w:ind w:left="1260" w:hanging="420"/>
      </w:pPr>
    </w:lvl>
    <w:lvl w:ilvl="3" w:tplc="C0249930" w:tentative="1">
      <w:start w:val="1"/>
      <w:numFmt w:val="decimal"/>
      <w:lvlText w:val="%4."/>
      <w:lvlJc w:val="left"/>
      <w:pPr>
        <w:ind w:left="1680" w:hanging="420"/>
      </w:pPr>
    </w:lvl>
    <w:lvl w:ilvl="4" w:tplc="3D8A4AAA" w:tentative="1">
      <w:start w:val="1"/>
      <w:numFmt w:val="lowerLetter"/>
      <w:lvlText w:val="%5)"/>
      <w:lvlJc w:val="left"/>
      <w:pPr>
        <w:ind w:left="2100" w:hanging="420"/>
      </w:pPr>
    </w:lvl>
    <w:lvl w:ilvl="5" w:tplc="DABA9BDC" w:tentative="1">
      <w:start w:val="1"/>
      <w:numFmt w:val="lowerRoman"/>
      <w:lvlText w:val="%6."/>
      <w:lvlJc w:val="right"/>
      <w:pPr>
        <w:ind w:left="2520" w:hanging="420"/>
      </w:pPr>
    </w:lvl>
    <w:lvl w:ilvl="6" w:tplc="D2386A5E" w:tentative="1">
      <w:start w:val="1"/>
      <w:numFmt w:val="decimal"/>
      <w:lvlText w:val="%7."/>
      <w:lvlJc w:val="left"/>
      <w:pPr>
        <w:ind w:left="2940" w:hanging="420"/>
      </w:pPr>
    </w:lvl>
    <w:lvl w:ilvl="7" w:tplc="2444B77E" w:tentative="1">
      <w:start w:val="1"/>
      <w:numFmt w:val="lowerLetter"/>
      <w:lvlText w:val="%8)"/>
      <w:lvlJc w:val="left"/>
      <w:pPr>
        <w:ind w:left="3360" w:hanging="420"/>
      </w:pPr>
    </w:lvl>
    <w:lvl w:ilvl="8" w:tplc="F5C41B24" w:tentative="1">
      <w:start w:val="1"/>
      <w:numFmt w:val="lowerRoman"/>
      <w:lvlText w:val="%9."/>
      <w:lvlJc w:val="right"/>
      <w:pPr>
        <w:ind w:left="3780" w:hanging="420"/>
      </w:pPr>
    </w:lvl>
  </w:abstractNum>
  <w:abstractNum w:abstractNumId="17">
    <w:nsid w:val="731406A9"/>
    <w:multiLevelType w:val="hybridMultilevel"/>
    <w:tmpl w:val="A88C9BB0"/>
    <w:lvl w:ilvl="0" w:tplc="02666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DA2F95"/>
    <w:multiLevelType w:val="hybridMultilevel"/>
    <w:tmpl w:val="E844381A"/>
    <w:lvl w:ilvl="0" w:tplc="02666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3"/>
  </w:num>
  <w:num w:numId="3">
    <w:abstractNumId w:val="4"/>
  </w:num>
  <w:num w:numId="4">
    <w:abstractNumId w:val="6"/>
  </w:num>
  <w:num w:numId="5">
    <w:abstractNumId w:val="17"/>
  </w:num>
  <w:num w:numId="6">
    <w:abstractNumId w:val="5"/>
  </w:num>
  <w:num w:numId="7">
    <w:abstractNumId w:val="3"/>
  </w:num>
  <w:num w:numId="8">
    <w:abstractNumId w:val="11"/>
  </w:num>
  <w:num w:numId="9">
    <w:abstractNumId w:val="7"/>
  </w:num>
  <w:num w:numId="10">
    <w:abstractNumId w:val="9"/>
  </w:num>
  <w:num w:numId="11">
    <w:abstractNumId w:val="2"/>
  </w:num>
  <w:num w:numId="12">
    <w:abstractNumId w:val="18"/>
  </w:num>
  <w:num w:numId="13">
    <w:abstractNumId w:val="0"/>
  </w:num>
  <w:num w:numId="14">
    <w:abstractNumId w:val="14"/>
  </w:num>
  <w:num w:numId="15">
    <w:abstractNumId w:val="12"/>
  </w:num>
  <w:num w:numId="16">
    <w:abstractNumId w:val="8"/>
  </w:num>
  <w:num w:numId="17">
    <w:abstractNumId w:val="16"/>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余峥峥">
    <w15:presenceInfo w15:providerId="Windows Live" w15:userId="222965249d9f0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trackRevisions/>
  <w:defaultTabStop w:val="420"/>
  <w:drawingGridHorizontalSpacing w:val="112"/>
  <w:drawingGridVerticalSpacing w:val="175"/>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7AE"/>
    <w:rsid w:val="00001D01"/>
    <w:rsid w:val="00003080"/>
    <w:rsid w:val="00006101"/>
    <w:rsid w:val="000061D7"/>
    <w:rsid w:val="00007365"/>
    <w:rsid w:val="000073A7"/>
    <w:rsid w:val="00011CDD"/>
    <w:rsid w:val="00016E48"/>
    <w:rsid w:val="00017BF1"/>
    <w:rsid w:val="00021925"/>
    <w:rsid w:val="0003280E"/>
    <w:rsid w:val="00033698"/>
    <w:rsid w:val="000339E0"/>
    <w:rsid w:val="00037495"/>
    <w:rsid w:val="00041160"/>
    <w:rsid w:val="0004246F"/>
    <w:rsid w:val="00043DDE"/>
    <w:rsid w:val="000448DD"/>
    <w:rsid w:val="00044B68"/>
    <w:rsid w:val="00047F0A"/>
    <w:rsid w:val="00050D74"/>
    <w:rsid w:val="0005125C"/>
    <w:rsid w:val="0005728D"/>
    <w:rsid w:val="00060119"/>
    <w:rsid w:val="000616A9"/>
    <w:rsid w:val="00061B9A"/>
    <w:rsid w:val="00062E78"/>
    <w:rsid w:val="0006381E"/>
    <w:rsid w:val="00063C11"/>
    <w:rsid w:val="00064EDC"/>
    <w:rsid w:val="00064F15"/>
    <w:rsid w:val="00066C79"/>
    <w:rsid w:val="00070D3D"/>
    <w:rsid w:val="00071B58"/>
    <w:rsid w:val="00071F57"/>
    <w:rsid w:val="0007248B"/>
    <w:rsid w:val="000724C6"/>
    <w:rsid w:val="00072E45"/>
    <w:rsid w:val="00073493"/>
    <w:rsid w:val="00073AAA"/>
    <w:rsid w:val="00074531"/>
    <w:rsid w:val="00075FAB"/>
    <w:rsid w:val="00076CC2"/>
    <w:rsid w:val="00080ACB"/>
    <w:rsid w:val="00083B62"/>
    <w:rsid w:val="00083FFA"/>
    <w:rsid w:val="000872A7"/>
    <w:rsid w:val="00087E31"/>
    <w:rsid w:val="000901F6"/>
    <w:rsid w:val="00091283"/>
    <w:rsid w:val="000927AA"/>
    <w:rsid w:val="000930A3"/>
    <w:rsid w:val="00093EFA"/>
    <w:rsid w:val="00097CED"/>
    <w:rsid w:val="000A0F3F"/>
    <w:rsid w:val="000A1004"/>
    <w:rsid w:val="000A13AB"/>
    <w:rsid w:val="000A191A"/>
    <w:rsid w:val="000A1DA0"/>
    <w:rsid w:val="000A1DC8"/>
    <w:rsid w:val="000A2680"/>
    <w:rsid w:val="000A3A5C"/>
    <w:rsid w:val="000A4288"/>
    <w:rsid w:val="000A4CA7"/>
    <w:rsid w:val="000B2340"/>
    <w:rsid w:val="000B3887"/>
    <w:rsid w:val="000B6621"/>
    <w:rsid w:val="000B78CC"/>
    <w:rsid w:val="000C0266"/>
    <w:rsid w:val="000C2CBF"/>
    <w:rsid w:val="000C5EE8"/>
    <w:rsid w:val="000C7DCF"/>
    <w:rsid w:val="000D0821"/>
    <w:rsid w:val="000D09E1"/>
    <w:rsid w:val="000D0D1D"/>
    <w:rsid w:val="000D1F18"/>
    <w:rsid w:val="000D535B"/>
    <w:rsid w:val="000D5844"/>
    <w:rsid w:val="000D6210"/>
    <w:rsid w:val="000D6328"/>
    <w:rsid w:val="000D6371"/>
    <w:rsid w:val="000E2252"/>
    <w:rsid w:val="000E4E99"/>
    <w:rsid w:val="000E5690"/>
    <w:rsid w:val="000E60ED"/>
    <w:rsid w:val="000E76C1"/>
    <w:rsid w:val="000F0F15"/>
    <w:rsid w:val="000F1A9B"/>
    <w:rsid w:val="000F5702"/>
    <w:rsid w:val="00103DB3"/>
    <w:rsid w:val="001045DE"/>
    <w:rsid w:val="00104E81"/>
    <w:rsid w:val="00106117"/>
    <w:rsid w:val="0010640B"/>
    <w:rsid w:val="001156C2"/>
    <w:rsid w:val="0011658A"/>
    <w:rsid w:val="00116BA5"/>
    <w:rsid w:val="00122CE6"/>
    <w:rsid w:val="00122D24"/>
    <w:rsid w:val="00130D79"/>
    <w:rsid w:val="001328A0"/>
    <w:rsid w:val="00135C4B"/>
    <w:rsid w:val="00137F8F"/>
    <w:rsid w:val="00140F82"/>
    <w:rsid w:val="00141781"/>
    <w:rsid w:val="0014412D"/>
    <w:rsid w:val="00144327"/>
    <w:rsid w:val="00144671"/>
    <w:rsid w:val="00146DF9"/>
    <w:rsid w:val="00147284"/>
    <w:rsid w:val="00147DB7"/>
    <w:rsid w:val="00150700"/>
    <w:rsid w:val="00151871"/>
    <w:rsid w:val="00155783"/>
    <w:rsid w:val="00156836"/>
    <w:rsid w:val="00160114"/>
    <w:rsid w:val="00161A69"/>
    <w:rsid w:val="0016224C"/>
    <w:rsid w:val="001644A0"/>
    <w:rsid w:val="00165530"/>
    <w:rsid w:val="00165CB0"/>
    <w:rsid w:val="00166388"/>
    <w:rsid w:val="001669F3"/>
    <w:rsid w:val="00171687"/>
    <w:rsid w:val="00171F1C"/>
    <w:rsid w:val="00173C96"/>
    <w:rsid w:val="0017513F"/>
    <w:rsid w:val="001752A7"/>
    <w:rsid w:val="00175963"/>
    <w:rsid w:val="00175E25"/>
    <w:rsid w:val="00180C75"/>
    <w:rsid w:val="0018182D"/>
    <w:rsid w:val="001818B6"/>
    <w:rsid w:val="00182A37"/>
    <w:rsid w:val="00184A67"/>
    <w:rsid w:val="00187172"/>
    <w:rsid w:val="001916E3"/>
    <w:rsid w:val="00191B0F"/>
    <w:rsid w:val="001940B0"/>
    <w:rsid w:val="0019419D"/>
    <w:rsid w:val="001943CF"/>
    <w:rsid w:val="00195358"/>
    <w:rsid w:val="001A0FC1"/>
    <w:rsid w:val="001A1344"/>
    <w:rsid w:val="001A2D61"/>
    <w:rsid w:val="001A3ED5"/>
    <w:rsid w:val="001A5730"/>
    <w:rsid w:val="001A5AC6"/>
    <w:rsid w:val="001B0794"/>
    <w:rsid w:val="001B0DE7"/>
    <w:rsid w:val="001B21A9"/>
    <w:rsid w:val="001B26FA"/>
    <w:rsid w:val="001B4EF8"/>
    <w:rsid w:val="001B52F1"/>
    <w:rsid w:val="001B60BE"/>
    <w:rsid w:val="001B73B8"/>
    <w:rsid w:val="001C1E5A"/>
    <w:rsid w:val="001C21DE"/>
    <w:rsid w:val="001C22B2"/>
    <w:rsid w:val="001C2C9B"/>
    <w:rsid w:val="001C34C7"/>
    <w:rsid w:val="001C4B30"/>
    <w:rsid w:val="001C5EB9"/>
    <w:rsid w:val="001C61E5"/>
    <w:rsid w:val="001C7487"/>
    <w:rsid w:val="001D1417"/>
    <w:rsid w:val="001D1E2E"/>
    <w:rsid w:val="001D35B8"/>
    <w:rsid w:val="001D35C5"/>
    <w:rsid w:val="001D3D6E"/>
    <w:rsid w:val="001D5987"/>
    <w:rsid w:val="001D7022"/>
    <w:rsid w:val="001E2E55"/>
    <w:rsid w:val="001E5079"/>
    <w:rsid w:val="001E543D"/>
    <w:rsid w:val="001F33CC"/>
    <w:rsid w:val="0020043F"/>
    <w:rsid w:val="0020186E"/>
    <w:rsid w:val="00204028"/>
    <w:rsid w:val="002061A8"/>
    <w:rsid w:val="002072F3"/>
    <w:rsid w:val="00207C30"/>
    <w:rsid w:val="00207D14"/>
    <w:rsid w:val="00213EB5"/>
    <w:rsid w:val="00214840"/>
    <w:rsid w:val="00221051"/>
    <w:rsid w:val="00221A9A"/>
    <w:rsid w:val="0022210D"/>
    <w:rsid w:val="00225B71"/>
    <w:rsid w:val="00226F62"/>
    <w:rsid w:val="0023227C"/>
    <w:rsid w:val="00232AF1"/>
    <w:rsid w:val="00232DC8"/>
    <w:rsid w:val="00233659"/>
    <w:rsid w:val="002352E0"/>
    <w:rsid w:val="002445D7"/>
    <w:rsid w:val="00244613"/>
    <w:rsid w:val="002450BC"/>
    <w:rsid w:val="00250C99"/>
    <w:rsid w:val="00255D10"/>
    <w:rsid w:val="002563F8"/>
    <w:rsid w:val="002572B0"/>
    <w:rsid w:val="002578B6"/>
    <w:rsid w:val="00261A05"/>
    <w:rsid w:val="00262BE0"/>
    <w:rsid w:val="00262CF0"/>
    <w:rsid w:val="00271721"/>
    <w:rsid w:val="002752BD"/>
    <w:rsid w:val="002801BD"/>
    <w:rsid w:val="00281CA6"/>
    <w:rsid w:val="0028642B"/>
    <w:rsid w:val="00287BB6"/>
    <w:rsid w:val="00287CCA"/>
    <w:rsid w:val="0029261D"/>
    <w:rsid w:val="00294058"/>
    <w:rsid w:val="0029546C"/>
    <w:rsid w:val="00295E55"/>
    <w:rsid w:val="00297E58"/>
    <w:rsid w:val="00297F07"/>
    <w:rsid w:val="002A007B"/>
    <w:rsid w:val="002A0752"/>
    <w:rsid w:val="002A2C1C"/>
    <w:rsid w:val="002A6991"/>
    <w:rsid w:val="002A6E3A"/>
    <w:rsid w:val="002B29A4"/>
    <w:rsid w:val="002B329F"/>
    <w:rsid w:val="002B33AE"/>
    <w:rsid w:val="002B629C"/>
    <w:rsid w:val="002B6367"/>
    <w:rsid w:val="002B7509"/>
    <w:rsid w:val="002B7524"/>
    <w:rsid w:val="002C0DB5"/>
    <w:rsid w:val="002C697C"/>
    <w:rsid w:val="002C7946"/>
    <w:rsid w:val="002C7B8E"/>
    <w:rsid w:val="002D12E1"/>
    <w:rsid w:val="002D4EC0"/>
    <w:rsid w:val="002D6DA5"/>
    <w:rsid w:val="002D70BE"/>
    <w:rsid w:val="002E31DA"/>
    <w:rsid w:val="002E69EF"/>
    <w:rsid w:val="002F1875"/>
    <w:rsid w:val="002F24CB"/>
    <w:rsid w:val="002F2F5A"/>
    <w:rsid w:val="002F45B0"/>
    <w:rsid w:val="002F57AC"/>
    <w:rsid w:val="002F72CF"/>
    <w:rsid w:val="003011DF"/>
    <w:rsid w:val="00301BCD"/>
    <w:rsid w:val="00303DC9"/>
    <w:rsid w:val="00304722"/>
    <w:rsid w:val="00304BA0"/>
    <w:rsid w:val="00304C9B"/>
    <w:rsid w:val="00307A1A"/>
    <w:rsid w:val="00307BC9"/>
    <w:rsid w:val="00307DC7"/>
    <w:rsid w:val="00314767"/>
    <w:rsid w:val="00317AA0"/>
    <w:rsid w:val="00320748"/>
    <w:rsid w:val="00323255"/>
    <w:rsid w:val="003275CF"/>
    <w:rsid w:val="00333DB7"/>
    <w:rsid w:val="00334CCB"/>
    <w:rsid w:val="00337049"/>
    <w:rsid w:val="003375CB"/>
    <w:rsid w:val="00340F21"/>
    <w:rsid w:val="003435A6"/>
    <w:rsid w:val="00343D0B"/>
    <w:rsid w:val="00345875"/>
    <w:rsid w:val="003507A0"/>
    <w:rsid w:val="00351D9C"/>
    <w:rsid w:val="0036020D"/>
    <w:rsid w:val="00360D41"/>
    <w:rsid w:val="003613A2"/>
    <w:rsid w:val="00362448"/>
    <w:rsid w:val="00362725"/>
    <w:rsid w:val="00366699"/>
    <w:rsid w:val="00367210"/>
    <w:rsid w:val="0037270F"/>
    <w:rsid w:val="00373072"/>
    <w:rsid w:val="00375CF1"/>
    <w:rsid w:val="00383852"/>
    <w:rsid w:val="00384768"/>
    <w:rsid w:val="00386168"/>
    <w:rsid w:val="00386F3D"/>
    <w:rsid w:val="00391D88"/>
    <w:rsid w:val="00391EFC"/>
    <w:rsid w:val="003949FA"/>
    <w:rsid w:val="00395F9C"/>
    <w:rsid w:val="003968CD"/>
    <w:rsid w:val="003A0724"/>
    <w:rsid w:val="003A1BBE"/>
    <w:rsid w:val="003A279D"/>
    <w:rsid w:val="003A27F3"/>
    <w:rsid w:val="003A39DD"/>
    <w:rsid w:val="003A3DAA"/>
    <w:rsid w:val="003A5DB0"/>
    <w:rsid w:val="003B1B06"/>
    <w:rsid w:val="003B20FB"/>
    <w:rsid w:val="003B29BC"/>
    <w:rsid w:val="003B2E3B"/>
    <w:rsid w:val="003B31F7"/>
    <w:rsid w:val="003B61E4"/>
    <w:rsid w:val="003B6392"/>
    <w:rsid w:val="003B6FF6"/>
    <w:rsid w:val="003C2954"/>
    <w:rsid w:val="003C3604"/>
    <w:rsid w:val="003C4835"/>
    <w:rsid w:val="003C54E2"/>
    <w:rsid w:val="003C6530"/>
    <w:rsid w:val="003C79E5"/>
    <w:rsid w:val="003D01B4"/>
    <w:rsid w:val="003D14FB"/>
    <w:rsid w:val="003D1655"/>
    <w:rsid w:val="003D1C4F"/>
    <w:rsid w:val="003D2060"/>
    <w:rsid w:val="003D2B4C"/>
    <w:rsid w:val="003D3A5F"/>
    <w:rsid w:val="003D3CD4"/>
    <w:rsid w:val="003D406D"/>
    <w:rsid w:val="003D5A9D"/>
    <w:rsid w:val="003E0272"/>
    <w:rsid w:val="003E031F"/>
    <w:rsid w:val="003E0E35"/>
    <w:rsid w:val="003E1ABD"/>
    <w:rsid w:val="003E2F06"/>
    <w:rsid w:val="003E2FCE"/>
    <w:rsid w:val="003E612D"/>
    <w:rsid w:val="003E7288"/>
    <w:rsid w:val="003E7BF3"/>
    <w:rsid w:val="003F0800"/>
    <w:rsid w:val="003F1EF7"/>
    <w:rsid w:val="003F4330"/>
    <w:rsid w:val="003F5580"/>
    <w:rsid w:val="003F6323"/>
    <w:rsid w:val="003F70C6"/>
    <w:rsid w:val="003F7910"/>
    <w:rsid w:val="0040269A"/>
    <w:rsid w:val="00402F21"/>
    <w:rsid w:val="00404792"/>
    <w:rsid w:val="00413036"/>
    <w:rsid w:val="004150CE"/>
    <w:rsid w:val="00416883"/>
    <w:rsid w:val="004168F2"/>
    <w:rsid w:val="00417376"/>
    <w:rsid w:val="00422261"/>
    <w:rsid w:val="004223E9"/>
    <w:rsid w:val="004254FB"/>
    <w:rsid w:val="00426643"/>
    <w:rsid w:val="0042740C"/>
    <w:rsid w:val="004313E6"/>
    <w:rsid w:val="004346FB"/>
    <w:rsid w:val="00435284"/>
    <w:rsid w:val="00436407"/>
    <w:rsid w:val="00443A4D"/>
    <w:rsid w:val="00445547"/>
    <w:rsid w:val="00445EE0"/>
    <w:rsid w:val="004465DA"/>
    <w:rsid w:val="00446DC3"/>
    <w:rsid w:val="0045485A"/>
    <w:rsid w:val="00455A8B"/>
    <w:rsid w:val="00457027"/>
    <w:rsid w:val="0046213F"/>
    <w:rsid w:val="004640D5"/>
    <w:rsid w:val="00464DED"/>
    <w:rsid w:val="0046540B"/>
    <w:rsid w:val="00470184"/>
    <w:rsid w:val="004713B7"/>
    <w:rsid w:val="004722ED"/>
    <w:rsid w:val="00473525"/>
    <w:rsid w:val="00473B7D"/>
    <w:rsid w:val="00474305"/>
    <w:rsid w:val="004749D3"/>
    <w:rsid w:val="00475142"/>
    <w:rsid w:val="0047664A"/>
    <w:rsid w:val="004770BB"/>
    <w:rsid w:val="004809FE"/>
    <w:rsid w:val="0048245E"/>
    <w:rsid w:val="00483903"/>
    <w:rsid w:val="00483D21"/>
    <w:rsid w:val="00492621"/>
    <w:rsid w:val="00494BC1"/>
    <w:rsid w:val="00496C69"/>
    <w:rsid w:val="004A032B"/>
    <w:rsid w:val="004A064E"/>
    <w:rsid w:val="004A1236"/>
    <w:rsid w:val="004A247B"/>
    <w:rsid w:val="004A3BDF"/>
    <w:rsid w:val="004A6438"/>
    <w:rsid w:val="004B191C"/>
    <w:rsid w:val="004B1BEE"/>
    <w:rsid w:val="004B442E"/>
    <w:rsid w:val="004C0BB4"/>
    <w:rsid w:val="004C0E8F"/>
    <w:rsid w:val="004C3BE9"/>
    <w:rsid w:val="004C3E74"/>
    <w:rsid w:val="004C4078"/>
    <w:rsid w:val="004C4536"/>
    <w:rsid w:val="004D00B4"/>
    <w:rsid w:val="004D19FB"/>
    <w:rsid w:val="004D2187"/>
    <w:rsid w:val="004D4C20"/>
    <w:rsid w:val="004D6A9A"/>
    <w:rsid w:val="004E0A7C"/>
    <w:rsid w:val="004E1CD4"/>
    <w:rsid w:val="004E3348"/>
    <w:rsid w:val="004E7659"/>
    <w:rsid w:val="004F0937"/>
    <w:rsid w:val="004F0E21"/>
    <w:rsid w:val="004F1253"/>
    <w:rsid w:val="004F1580"/>
    <w:rsid w:val="004F21B9"/>
    <w:rsid w:val="004F375A"/>
    <w:rsid w:val="004F5196"/>
    <w:rsid w:val="004F67D3"/>
    <w:rsid w:val="00500272"/>
    <w:rsid w:val="005021D4"/>
    <w:rsid w:val="005037F5"/>
    <w:rsid w:val="00504CFA"/>
    <w:rsid w:val="00505E07"/>
    <w:rsid w:val="00506AD8"/>
    <w:rsid w:val="00506CFC"/>
    <w:rsid w:val="00507A4A"/>
    <w:rsid w:val="0051112C"/>
    <w:rsid w:val="00513052"/>
    <w:rsid w:val="005131C9"/>
    <w:rsid w:val="00513906"/>
    <w:rsid w:val="00515082"/>
    <w:rsid w:val="00515C77"/>
    <w:rsid w:val="00515E81"/>
    <w:rsid w:val="00516904"/>
    <w:rsid w:val="00516F25"/>
    <w:rsid w:val="0051738E"/>
    <w:rsid w:val="005177DB"/>
    <w:rsid w:val="00517BE2"/>
    <w:rsid w:val="00520709"/>
    <w:rsid w:val="00520EB4"/>
    <w:rsid w:val="00522AB8"/>
    <w:rsid w:val="0052471B"/>
    <w:rsid w:val="005251AA"/>
    <w:rsid w:val="00525698"/>
    <w:rsid w:val="00526F17"/>
    <w:rsid w:val="00527A01"/>
    <w:rsid w:val="0053028A"/>
    <w:rsid w:val="0053047F"/>
    <w:rsid w:val="00531425"/>
    <w:rsid w:val="00531FBE"/>
    <w:rsid w:val="0053372B"/>
    <w:rsid w:val="0053395E"/>
    <w:rsid w:val="00535132"/>
    <w:rsid w:val="00536769"/>
    <w:rsid w:val="005416CA"/>
    <w:rsid w:val="005420A2"/>
    <w:rsid w:val="00542B15"/>
    <w:rsid w:val="005466B2"/>
    <w:rsid w:val="00547F95"/>
    <w:rsid w:val="00550A14"/>
    <w:rsid w:val="00552FDE"/>
    <w:rsid w:val="00555569"/>
    <w:rsid w:val="00557EB8"/>
    <w:rsid w:val="00560839"/>
    <w:rsid w:val="00561CFF"/>
    <w:rsid w:val="005626DA"/>
    <w:rsid w:val="0056398F"/>
    <w:rsid w:val="00563C67"/>
    <w:rsid w:val="00564BDE"/>
    <w:rsid w:val="00567437"/>
    <w:rsid w:val="005702C0"/>
    <w:rsid w:val="00570517"/>
    <w:rsid w:val="0057124B"/>
    <w:rsid w:val="005718AD"/>
    <w:rsid w:val="00575094"/>
    <w:rsid w:val="00575412"/>
    <w:rsid w:val="00576FC8"/>
    <w:rsid w:val="00577052"/>
    <w:rsid w:val="00582A34"/>
    <w:rsid w:val="005874B3"/>
    <w:rsid w:val="005911A8"/>
    <w:rsid w:val="00593A9A"/>
    <w:rsid w:val="00594121"/>
    <w:rsid w:val="0059478F"/>
    <w:rsid w:val="00596E3A"/>
    <w:rsid w:val="005977AE"/>
    <w:rsid w:val="005A02AD"/>
    <w:rsid w:val="005A066A"/>
    <w:rsid w:val="005A43F3"/>
    <w:rsid w:val="005A512F"/>
    <w:rsid w:val="005A6578"/>
    <w:rsid w:val="005B3962"/>
    <w:rsid w:val="005B4B47"/>
    <w:rsid w:val="005B6360"/>
    <w:rsid w:val="005B7035"/>
    <w:rsid w:val="005C0025"/>
    <w:rsid w:val="005C0EDC"/>
    <w:rsid w:val="005C13F9"/>
    <w:rsid w:val="005C200B"/>
    <w:rsid w:val="005C2814"/>
    <w:rsid w:val="005C2C40"/>
    <w:rsid w:val="005C445B"/>
    <w:rsid w:val="005C5260"/>
    <w:rsid w:val="005C7AC9"/>
    <w:rsid w:val="005D5481"/>
    <w:rsid w:val="005D667F"/>
    <w:rsid w:val="005E35D7"/>
    <w:rsid w:val="005E3769"/>
    <w:rsid w:val="005E3C5B"/>
    <w:rsid w:val="005E54E8"/>
    <w:rsid w:val="005E5A7F"/>
    <w:rsid w:val="005E674D"/>
    <w:rsid w:val="005E6FCD"/>
    <w:rsid w:val="005F3C3E"/>
    <w:rsid w:val="0060356D"/>
    <w:rsid w:val="00604A6F"/>
    <w:rsid w:val="00604FFD"/>
    <w:rsid w:val="00606793"/>
    <w:rsid w:val="006075F7"/>
    <w:rsid w:val="00611A95"/>
    <w:rsid w:val="00616AC9"/>
    <w:rsid w:val="0061701D"/>
    <w:rsid w:val="00617733"/>
    <w:rsid w:val="00617875"/>
    <w:rsid w:val="006216EF"/>
    <w:rsid w:val="0062239A"/>
    <w:rsid w:val="00624454"/>
    <w:rsid w:val="00624F60"/>
    <w:rsid w:val="00626EBA"/>
    <w:rsid w:val="006272F3"/>
    <w:rsid w:val="00627C9E"/>
    <w:rsid w:val="0063004F"/>
    <w:rsid w:val="00630F78"/>
    <w:rsid w:val="006321AB"/>
    <w:rsid w:val="00632B5D"/>
    <w:rsid w:val="00633238"/>
    <w:rsid w:val="00637D2A"/>
    <w:rsid w:val="00640DDE"/>
    <w:rsid w:val="00643A0E"/>
    <w:rsid w:val="00643AFC"/>
    <w:rsid w:val="00644516"/>
    <w:rsid w:val="006533F8"/>
    <w:rsid w:val="00655113"/>
    <w:rsid w:val="00655428"/>
    <w:rsid w:val="0065746B"/>
    <w:rsid w:val="0065798F"/>
    <w:rsid w:val="00665F0B"/>
    <w:rsid w:val="00665FDF"/>
    <w:rsid w:val="00667F7A"/>
    <w:rsid w:val="0067198E"/>
    <w:rsid w:val="00672E88"/>
    <w:rsid w:val="00674A67"/>
    <w:rsid w:val="00674EDB"/>
    <w:rsid w:val="00675DD8"/>
    <w:rsid w:val="00684DA5"/>
    <w:rsid w:val="00685BF1"/>
    <w:rsid w:val="006874A9"/>
    <w:rsid w:val="0069099A"/>
    <w:rsid w:val="00693015"/>
    <w:rsid w:val="00694246"/>
    <w:rsid w:val="00694592"/>
    <w:rsid w:val="0069472E"/>
    <w:rsid w:val="00695C6B"/>
    <w:rsid w:val="00696EBB"/>
    <w:rsid w:val="006A40B4"/>
    <w:rsid w:val="006A6D8C"/>
    <w:rsid w:val="006B26E6"/>
    <w:rsid w:val="006B2BE2"/>
    <w:rsid w:val="006B2D52"/>
    <w:rsid w:val="006B59AA"/>
    <w:rsid w:val="006B7AF4"/>
    <w:rsid w:val="006C01E5"/>
    <w:rsid w:val="006C0300"/>
    <w:rsid w:val="006C0703"/>
    <w:rsid w:val="006C1997"/>
    <w:rsid w:val="006C2502"/>
    <w:rsid w:val="006C2FC5"/>
    <w:rsid w:val="006C35D5"/>
    <w:rsid w:val="006C7DB9"/>
    <w:rsid w:val="006C7DCB"/>
    <w:rsid w:val="006D390A"/>
    <w:rsid w:val="006D450A"/>
    <w:rsid w:val="006D7326"/>
    <w:rsid w:val="006E0578"/>
    <w:rsid w:val="006E2727"/>
    <w:rsid w:val="006E34DC"/>
    <w:rsid w:val="006E5091"/>
    <w:rsid w:val="006E50AE"/>
    <w:rsid w:val="006E5692"/>
    <w:rsid w:val="006E7430"/>
    <w:rsid w:val="006E78C1"/>
    <w:rsid w:val="006F3FEE"/>
    <w:rsid w:val="006F45D7"/>
    <w:rsid w:val="006F48C6"/>
    <w:rsid w:val="006F5424"/>
    <w:rsid w:val="006F7912"/>
    <w:rsid w:val="00703106"/>
    <w:rsid w:val="007037C0"/>
    <w:rsid w:val="00703C0D"/>
    <w:rsid w:val="007108AB"/>
    <w:rsid w:val="0071241D"/>
    <w:rsid w:val="007124EA"/>
    <w:rsid w:val="00714433"/>
    <w:rsid w:val="007144AA"/>
    <w:rsid w:val="007154FA"/>
    <w:rsid w:val="00715792"/>
    <w:rsid w:val="007166A8"/>
    <w:rsid w:val="00720352"/>
    <w:rsid w:val="00726E12"/>
    <w:rsid w:val="0073787A"/>
    <w:rsid w:val="007437D4"/>
    <w:rsid w:val="00743F13"/>
    <w:rsid w:val="007449EB"/>
    <w:rsid w:val="00745C55"/>
    <w:rsid w:val="00746A3C"/>
    <w:rsid w:val="007470FE"/>
    <w:rsid w:val="007501FB"/>
    <w:rsid w:val="00751787"/>
    <w:rsid w:val="00752A37"/>
    <w:rsid w:val="00752EB3"/>
    <w:rsid w:val="00755683"/>
    <w:rsid w:val="00760F7E"/>
    <w:rsid w:val="007670A7"/>
    <w:rsid w:val="007702B6"/>
    <w:rsid w:val="00770D33"/>
    <w:rsid w:val="00771C25"/>
    <w:rsid w:val="00771FFD"/>
    <w:rsid w:val="00774A11"/>
    <w:rsid w:val="00774B5F"/>
    <w:rsid w:val="0077552B"/>
    <w:rsid w:val="00775695"/>
    <w:rsid w:val="00775904"/>
    <w:rsid w:val="00780153"/>
    <w:rsid w:val="00781863"/>
    <w:rsid w:val="00781F15"/>
    <w:rsid w:val="00782349"/>
    <w:rsid w:val="00782B39"/>
    <w:rsid w:val="00784A21"/>
    <w:rsid w:val="00784D16"/>
    <w:rsid w:val="00786107"/>
    <w:rsid w:val="00791748"/>
    <w:rsid w:val="00795B0E"/>
    <w:rsid w:val="00796A46"/>
    <w:rsid w:val="007A03E7"/>
    <w:rsid w:val="007A16FD"/>
    <w:rsid w:val="007A1996"/>
    <w:rsid w:val="007A5885"/>
    <w:rsid w:val="007B0D58"/>
    <w:rsid w:val="007B2A5F"/>
    <w:rsid w:val="007B2BF7"/>
    <w:rsid w:val="007B4CDC"/>
    <w:rsid w:val="007B54B8"/>
    <w:rsid w:val="007B6404"/>
    <w:rsid w:val="007C1850"/>
    <w:rsid w:val="007C2E7C"/>
    <w:rsid w:val="007C3405"/>
    <w:rsid w:val="007C3492"/>
    <w:rsid w:val="007C4B5D"/>
    <w:rsid w:val="007C61FB"/>
    <w:rsid w:val="007C7DEF"/>
    <w:rsid w:val="007D16B1"/>
    <w:rsid w:val="007D1F14"/>
    <w:rsid w:val="007D2655"/>
    <w:rsid w:val="007D328A"/>
    <w:rsid w:val="007D349F"/>
    <w:rsid w:val="007D4A94"/>
    <w:rsid w:val="007D5553"/>
    <w:rsid w:val="007D5D35"/>
    <w:rsid w:val="007D6A0D"/>
    <w:rsid w:val="007E1985"/>
    <w:rsid w:val="007E31A2"/>
    <w:rsid w:val="007E5CCC"/>
    <w:rsid w:val="007E6E63"/>
    <w:rsid w:val="007F252B"/>
    <w:rsid w:val="007F34E1"/>
    <w:rsid w:val="007F3A80"/>
    <w:rsid w:val="007F73C1"/>
    <w:rsid w:val="008027C6"/>
    <w:rsid w:val="00805287"/>
    <w:rsid w:val="008064EC"/>
    <w:rsid w:val="00807FE4"/>
    <w:rsid w:val="008110E1"/>
    <w:rsid w:val="008121C5"/>
    <w:rsid w:val="00813656"/>
    <w:rsid w:val="00814732"/>
    <w:rsid w:val="0081491E"/>
    <w:rsid w:val="00815141"/>
    <w:rsid w:val="0081528D"/>
    <w:rsid w:val="00817E23"/>
    <w:rsid w:val="00821466"/>
    <w:rsid w:val="00821B7B"/>
    <w:rsid w:val="00825E76"/>
    <w:rsid w:val="008324C2"/>
    <w:rsid w:val="008374C9"/>
    <w:rsid w:val="00847042"/>
    <w:rsid w:val="00847401"/>
    <w:rsid w:val="008478CB"/>
    <w:rsid w:val="008529A2"/>
    <w:rsid w:val="00852B43"/>
    <w:rsid w:val="00852E72"/>
    <w:rsid w:val="0085359C"/>
    <w:rsid w:val="008535EE"/>
    <w:rsid w:val="0085375C"/>
    <w:rsid w:val="00856060"/>
    <w:rsid w:val="00857E7D"/>
    <w:rsid w:val="00860908"/>
    <w:rsid w:val="00864200"/>
    <w:rsid w:val="0087277A"/>
    <w:rsid w:val="0087305F"/>
    <w:rsid w:val="0087423E"/>
    <w:rsid w:val="00880688"/>
    <w:rsid w:val="00881B39"/>
    <w:rsid w:val="00881BD0"/>
    <w:rsid w:val="00882805"/>
    <w:rsid w:val="00885DE5"/>
    <w:rsid w:val="008863F4"/>
    <w:rsid w:val="00887AE5"/>
    <w:rsid w:val="0089023E"/>
    <w:rsid w:val="00891383"/>
    <w:rsid w:val="00891724"/>
    <w:rsid w:val="008950D9"/>
    <w:rsid w:val="0089616C"/>
    <w:rsid w:val="008A2430"/>
    <w:rsid w:val="008A614C"/>
    <w:rsid w:val="008A7525"/>
    <w:rsid w:val="008B2E9D"/>
    <w:rsid w:val="008B3730"/>
    <w:rsid w:val="008B387A"/>
    <w:rsid w:val="008B5747"/>
    <w:rsid w:val="008B5E94"/>
    <w:rsid w:val="008B656D"/>
    <w:rsid w:val="008C20F0"/>
    <w:rsid w:val="008C287F"/>
    <w:rsid w:val="008C3691"/>
    <w:rsid w:val="008C4935"/>
    <w:rsid w:val="008C6150"/>
    <w:rsid w:val="008D3834"/>
    <w:rsid w:val="008D41F5"/>
    <w:rsid w:val="008D60CD"/>
    <w:rsid w:val="008D63E3"/>
    <w:rsid w:val="008D744B"/>
    <w:rsid w:val="008D7E9B"/>
    <w:rsid w:val="008E27DD"/>
    <w:rsid w:val="008E7242"/>
    <w:rsid w:val="008F1DB1"/>
    <w:rsid w:val="008F2495"/>
    <w:rsid w:val="008F5628"/>
    <w:rsid w:val="008F5B62"/>
    <w:rsid w:val="008F72C2"/>
    <w:rsid w:val="008F7D84"/>
    <w:rsid w:val="00900536"/>
    <w:rsid w:val="00901292"/>
    <w:rsid w:val="009025B2"/>
    <w:rsid w:val="009026FC"/>
    <w:rsid w:val="009045D9"/>
    <w:rsid w:val="00904786"/>
    <w:rsid w:val="00905CF9"/>
    <w:rsid w:val="00910410"/>
    <w:rsid w:val="00911580"/>
    <w:rsid w:val="00911C5F"/>
    <w:rsid w:val="009120AE"/>
    <w:rsid w:val="0091215C"/>
    <w:rsid w:val="00914FEA"/>
    <w:rsid w:val="00916D38"/>
    <w:rsid w:val="0092009F"/>
    <w:rsid w:val="0092276D"/>
    <w:rsid w:val="00924760"/>
    <w:rsid w:val="00925BD2"/>
    <w:rsid w:val="009302FD"/>
    <w:rsid w:val="00930DEA"/>
    <w:rsid w:val="00934507"/>
    <w:rsid w:val="00934E54"/>
    <w:rsid w:val="00936783"/>
    <w:rsid w:val="00942272"/>
    <w:rsid w:val="00942C65"/>
    <w:rsid w:val="00943957"/>
    <w:rsid w:val="00943A86"/>
    <w:rsid w:val="00945D9A"/>
    <w:rsid w:val="00951181"/>
    <w:rsid w:val="0095468A"/>
    <w:rsid w:val="0095716D"/>
    <w:rsid w:val="00957660"/>
    <w:rsid w:val="00960BC2"/>
    <w:rsid w:val="00964A38"/>
    <w:rsid w:val="00966708"/>
    <w:rsid w:val="0096727F"/>
    <w:rsid w:val="0096745C"/>
    <w:rsid w:val="009677D0"/>
    <w:rsid w:val="00971690"/>
    <w:rsid w:val="009732DB"/>
    <w:rsid w:val="009740A2"/>
    <w:rsid w:val="009751B9"/>
    <w:rsid w:val="00980317"/>
    <w:rsid w:val="00981CD9"/>
    <w:rsid w:val="0098205A"/>
    <w:rsid w:val="00983FE0"/>
    <w:rsid w:val="00984123"/>
    <w:rsid w:val="00985001"/>
    <w:rsid w:val="009851D5"/>
    <w:rsid w:val="00985752"/>
    <w:rsid w:val="00985DB4"/>
    <w:rsid w:val="00985E9F"/>
    <w:rsid w:val="00987C5E"/>
    <w:rsid w:val="00990FC9"/>
    <w:rsid w:val="009959BE"/>
    <w:rsid w:val="009960B1"/>
    <w:rsid w:val="009966F3"/>
    <w:rsid w:val="0099674A"/>
    <w:rsid w:val="009975AA"/>
    <w:rsid w:val="00997D8A"/>
    <w:rsid w:val="009A0E47"/>
    <w:rsid w:val="009A29B1"/>
    <w:rsid w:val="009A4070"/>
    <w:rsid w:val="009A49A0"/>
    <w:rsid w:val="009A7067"/>
    <w:rsid w:val="009A76E5"/>
    <w:rsid w:val="009B0133"/>
    <w:rsid w:val="009B11B7"/>
    <w:rsid w:val="009B12E8"/>
    <w:rsid w:val="009B44B0"/>
    <w:rsid w:val="009B55EC"/>
    <w:rsid w:val="009B6874"/>
    <w:rsid w:val="009C1A8D"/>
    <w:rsid w:val="009C3572"/>
    <w:rsid w:val="009C39B1"/>
    <w:rsid w:val="009C5A55"/>
    <w:rsid w:val="009C6BC7"/>
    <w:rsid w:val="009D0B41"/>
    <w:rsid w:val="009D1AC7"/>
    <w:rsid w:val="009D21C5"/>
    <w:rsid w:val="009D2C2D"/>
    <w:rsid w:val="009E2327"/>
    <w:rsid w:val="009E42C0"/>
    <w:rsid w:val="009E4F42"/>
    <w:rsid w:val="009E5422"/>
    <w:rsid w:val="009E5969"/>
    <w:rsid w:val="009E7354"/>
    <w:rsid w:val="009F0962"/>
    <w:rsid w:val="009F2042"/>
    <w:rsid w:val="009F3A2F"/>
    <w:rsid w:val="009F40BF"/>
    <w:rsid w:val="009F5134"/>
    <w:rsid w:val="00A017B0"/>
    <w:rsid w:val="00A033EA"/>
    <w:rsid w:val="00A03C8E"/>
    <w:rsid w:val="00A03DD3"/>
    <w:rsid w:val="00A04F8B"/>
    <w:rsid w:val="00A06448"/>
    <w:rsid w:val="00A06EE1"/>
    <w:rsid w:val="00A0751E"/>
    <w:rsid w:val="00A11402"/>
    <w:rsid w:val="00A132C4"/>
    <w:rsid w:val="00A13D07"/>
    <w:rsid w:val="00A1476F"/>
    <w:rsid w:val="00A2064C"/>
    <w:rsid w:val="00A21124"/>
    <w:rsid w:val="00A22C85"/>
    <w:rsid w:val="00A233AA"/>
    <w:rsid w:val="00A2404A"/>
    <w:rsid w:val="00A27D05"/>
    <w:rsid w:val="00A307C5"/>
    <w:rsid w:val="00A319CC"/>
    <w:rsid w:val="00A36152"/>
    <w:rsid w:val="00A36502"/>
    <w:rsid w:val="00A4002D"/>
    <w:rsid w:val="00A43EA9"/>
    <w:rsid w:val="00A50A3D"/>
    <w:rsid w:val="00A51325"/>
    <w:rsid w:val="00A5412A"/>
    <w:rsid w:val="00A604B6"/>
    <w:rsid w:val="00A607EC"/>
    <w:rsid w:val="00A6157C"/>
    <w:rsid w:val="00A616C5"/>
    <w:rsid w:val="00A63CF2"/>
    <w:rsid w:val="00A6772D"/>
    <w:rsid w:val="00A6780C"/>
    <w:rsid w:val="00A679BF"/>
    <w:rsid w:val="00A7071D"/>
    <w:rsid w:val="00A716A7"/>
    <w:rsid w:val="00A72429"/>
    <w:rsid w:val="00A74075"/>
    <w:rsid w:val="00A7430B"/>
    <w:rsid w:val="00A74E5A"/>
    <w:rsid w:val="00A84829"/>
    <w:rsid w:val="00A8492C"/>
    <w:rsid w:val="00A8542A"/>
    <w:rsid w:val="00A90D9D"/>
    <w:rsid w:val="00A911AC"/>
    <w:rsid w:val="00A918E5"/>
    <w:rsid w:val="00A93598"/>
    <w:rsid w:val="00A94012"/>
    <w:rsid w:val="00A94365"/>
    <w:rsid w:val="00AA22F4"/>
    <w:rsid w:val="00AA2364"/>
    <w:rsid w:val="00AB3743"/>
    <w:rsid w:val="00AB48F2"/>
    <w:rsid w:val="00AB52AC"/>
    <w:rsid w:val="00AB55BB"/>
    <w:rsid w:val="00AB6794"/>
    <w:rsid w:val="00AB6A64"/>
    <w:rsid w:val="00AB7C04"/>
    <w:rsid w:val="00AC0800"/>
    <w:rsid w:val="00AC0DF5"/>
    <w:rsid w:val="00AC5111"/>
    <w:rsid w:val="00AC5CEA"/>
    <w:rsid w:val="00AC601D"/>
    <w:rsid w:val="00AD02D1"/>
    <w:rsid w:val="00AD0763"/>
    <w:rsid w:val="00AD0EB6"/>
    <w:rsid w:val="00AD41CE"/>
    <w:rsid w:val="00AD4F3A"/>
    <w:rsid w:val="00AD68EA"/>
    <w:rsid w:val="00AD7426"/>
    <w:rsid w:val="00AE235F"/>
    <w:rsid w:val="00AE766C"/>
    <w:rsid w:val="00AF0346"/>
    <w:rsid w:val="00AF1276"/>
    <w:rsid w:val="00AF18D0"/>
    <w:rsid w:val="00AF22D2"/>
    <w:rsid w:val="00AF2CD7"/>
    <w:rsid w:val="00AF5B37"/>
    <w:rsid w:val="00AF61E0"/>
    <w:rsid w:val="00AF7AAB"/>
    <w:rsid w:val="00B01D2C"/>
    <w:rsid w:val="00B01F1E"/>
    <w:rsid w:val="00B025E1"/>
    <w:rsid w:val="00B04EF1"/>
    <w:rsid w:val="00B06AA6"/>
    <w:rsid w:val="00B0790B"/>
    <w:rsid w:val="00B112F5"/>
    <w:rsid w:val="00B1138D"/>
    <w:rsid w:val="00B117E2"/>
    <w:rsid w:val="00B14B8F"/>
    <w:rsid w:val="00B14F6E"/>
    <w:rsid w:val="00B159C8"/>
    <w:rsid w:val="00B17B7F"/>
    <w:rsid w:val="00B2086B"/>
    <w:rsid w:val="00B21765"/>
    <w:rsid w:val="00B2365E"/>
    <w:rsid w:val="00B23963"/>
    <w:rsid w:val="00B24E99"/>
    <w:rsid w:val="00B27F08"/>
    <w:rsid w:val="00B3260E"/>
    <w:rsid w:val="00B32A41"/>
    <w:rsid w:val="00B32D32"/>
    <w:rsid w:val="00B33392"/>
    <w:rsid w:val="00B356A8"/>
    <w:rsid w:val="00B36491"/>
    <w:rsid w:val="00B373A0"/>
    <w:rsid w:val="00B37D14"/>
    <w:rsid w:val="00B43D35"/>
    <w:rsid w:val="00B44769"/>
    <w:rsid w:val="00B4542F"/>
    <w:rsid w:val="00B46631"/>
    <w:rsid w:val="00B46C4D"/>
    <w:rsid w:val="00B46FF3"/>
    <w:rsid w:val="00B47E03"/>
    <w:rsid w:val="00B51A6E"/>
    <w:rsid w:val="00B55711"/>
    <w:rsid w:val="00B603BC"/>
    <w:rsid w:val="00B608C1"/>
    <w:rsid w:val="00B6178E"/>
    <w:rsid w:val="00B65E00"/>
    <w:rsid w:val="00B6633E"/>
    <w:rsid w:val="00B67A15"/>
    <w:rsid w:val="00B70344"/>
    <w:rsid w:val="00B70E3C"/>
    <w:rsid w:val="00B72108"/>
    <w:rsid w:val="00B7235D"/>
    <w:rsid w:val="00B7284E"/>
    <w:rsid w:val="00B73E28"/>
    <w:rsid w:val="00B7457B"/>
    <w:rsid w:val="00B7562D"/>
    <w:rsid w:val="00B766E7"/>
    <w:rsid w:val="00B808C9"/>
    <w:rsid w:val="00B81B42"/>
    <w:rsid w:val="00B83AD8"/>
    <w:rsid w:val="00B849C1"/>
    <w:rsid w:val="00B86081"/>
    <w:rsid w:val="00B87519"/>
    <w:rsid w:val="00B87708"/>
    <w:rsid w:val="00B9038F"/>
    <w:rsid w:val="00B911F9"/>
    <w:rsid w:val="00B91290"/>
    <w:rsid w:val="00B93EB0"/>
    <w:rsid w:val="00B95751"/>
    <w:rsid w:val="00B95FC8"/>
    <w:rsid w:val="00B960D1"/>
    <w:rsid w:val="00BA16A9"/>
    <w:rsid w:val="00BA4773"/>
    <w:rsid w:val="00BA6CC0"/>
    <w:rsid w:val="00BB4817"/>
    <w:rsid w:val="00BB56B9"/>
    <w:rsid w:val="00BC5507"/>
    <w:rsid w:val="00BC605D"/>
    <w:rsid w:val="00BD064A"/>
    <w:rsid w:val="00BD110E"/>
    <w:rsid w:val="00BD6660"/>
    <w:rsid w:val="00BD6F33"/>
    <w:rsid w:val="00BD769E"/>
    <w:rsid w:val="00BD7720"/>
    <w:rsid w:val="00BE2085"/>
    <w:rsid w:val="00BE2CD3"/>
    <w:rsid w:val="00BE2F9E"/>
    <w:rsid w:val="00BE505B"/>
    <w:rsid w:val="00BE561B"/>
    <w:rsid w:val="00BE5661"/>
    <w:rsid w:val="00BF154C"/>
    <w:rsid w:val="00BF41A2"/>
    <w:rsid w:val="00BF5631"/>
    <w:rsid w:val="00BF6197"/>
    <w:rsid w:val="00C00620"/>
    <w:rsid w:val="00C021BC"/>
    <w:rsid w:val="00C02631"/>
    <w:rsid w:val="00C030B0"/>
    <w:rsid w:val="00C03169"/>
    <w:rsid w:val="00C038D9"/>
    <w:rsid w:val="00C058C6"/>
    <w:rsid w:val="00C05E52"/>
    <w:rsid w:val="00C0735C"/>
    <w:rsid w:val="00C0786B"/>
    <w:rsid w:val="00C07EA8"/>
    <w:rsid w:val="00C11932"/>
    <w:rsid w:val="00C13D40"/>
    <w:rsid w:val="00C14A6E"/>
    <w:rsid w:val="00C15188"/>
    <w:rsid w:val="00C15BAB"/>
    <w:rsid w:val="00C1730F"/>
    <w:rsid w:val="00C23A4E"/>
    <w:rsid w:val="00C25D23"/>
    <w:rsid w:val="00C31702"/>
    <w:rsid w:val="00C317C8"/>
    <w:rsid w:val="00C31A33"/>
    <w:rsid w:val="00C334CC"/>
    <w:rsid w:val="00C43900"/>
    <w:rsid w:val="00C45B18"/>
    <w:rsid w:val="00C46598"/>
    <w:rsid w:val="00C47322"/>
    <w:rsid w:val="00C505DA"/>
    <w:rsid w:val="00C50C90"/>
    <w:rsid w:val="00C52356"/>
    <w:rsid w:val="00C54FA3"/>
    <w:rsid w:val="00C61553"/>
    <w:rsid w:val="00C636ED"/>
    <w:rsid w:val="00C65E8A"/>
    <w:rsid w:val="00C66A88"/>
    <w:rsid w:val="00C7205D"/>
    <w:rsid w:val="00C761AF"/>
    <w:rsid w:val="00C77B90"/>
    <w:rsid w:val="00C82E4D"/>
    <w:rsid w:val="00C83260"/>
    <w:rsid w:val="00C8424B"/>
    <w:rsid w:val="00C84EFB"/>
    <w:rsid w:val="00C8523F"/>
    <w:rsid w:val="00C86EE1"/>
    <w:rsid w:val="00C91D86"/>
    <w:rsid w:val="00C926DA"/>
    <w:rsid w:val="00C94DB9"/>
    <w:rsid w:val="00C961AA"/>
    <w:rsid w:val="00CA0015"/>
    <w:rsid w:val="00CA2824"/>
    <w:rsid w:val="00CA2E96"/>
    <w:rsid w:val="00CA31BF"/>
    <w:rsid w:val="00CA4265"/>
    <w:rsid w:val="00CA7971"/>
    <w:rsid w:val="00CB4083"/>
    <w:rsid w:val="00CB62C2"/>
    <w:rsid w:val="00CB6AA9"/>
    <w:rsid w:val="00CB6E43"/>
    <w:rsid w:val="00CB7FA4"/>
    <w:rsid w:val="00CC27B2"/>
    <w:rsid w:val="00CC4807"/>
    <w:rsid w:val="00CC5438"/>
    <w:rsid w:val="00CC79BB"/>
    <w:rsid w:val="00CC7E56"/>
    <w:rsid w:val="00CD36A9"/>
    <w:rsid w:val="00CD3ABA"/>
    <w:rsid w:val="00CE157A"/>
    <w:rsid w:val="00CE2227"/>
    <w:rsid w:val="00CE2BE6"/>
    <w:rsid w:val="00CE3835"/>
    <w:rsid w:val="00CE6922"/>
    <w:rsid w:val="00CF4103"/>
    <w:rsid w:val="00CF631B"/>
    <w:rsid w:val="00D003AF"/>
    <w:rsid w:val="00D00983"/>
    <w:rsid w:val="00D049B2"/>
    <w:rsid w:val="00D06AE3"/>
    <w:rsid w:val="00D06D28"/>
    <w:rsid w:val="00D13D04"/>
    <w:rsid w:val="00D140CE"/>
    <w:rsid w:val="00D1508E"/>
    <w:rsid w:val="00D16F57"/>
    <w:rsid w:val="00D22F80"/>
    <w:rsid w:val="00D22FC2"/>
    <w:rsid w:val="00D2390F"/>
    <w:rsid w:val="00D26802"/>
    <w:rsid w:val="00D30E37"/>
    <w:rsid w:val="00D329DC"/>
    <w:rsid w:val="00D379A2"/>
    <w:rsid w:val="00D40781"/>
    <w:rsid w:val="00D43790"/>
    <w:rsid w:val="00D44A1A"/>
    <w:rsid w:val="00D50A0F"/>
    <w:rsid w:val="00D54B4B"/>
    <w:rsid w:val="00D55DC3"/>
    <w:rsid w:val="00D55E99"/>
    <w:rsid w:val="00D56A16"/>
    <w:rsid w:val="00D56FA9"/>
    <w:rsid w:val="00D60072"/>
    <w:rsid w:val="00D603EA"/>
    <w:rsid w:val="00D63CD0"/>
    <w:rsid w:val="00D65685"/>
    <w:rsid w:val="00D668D2"/>
    <w:rsid w:val="00D66A01"/>
    <w:rsid w:val="00D67755"/>
    <w:rsid w:val="00D67D09"/>
    <w:rsid w:val="00D72E1E"/>
    <w:rsid w:val="00D74CC2"/>
    <w:rsid w:val="00D752E8"/>
    <w:rsid w:val="00D754BF"/>
    <w:rsid w:val="00D7602C"/>
    <w:rsid w:val="00D8227F"/>
    <w:rsid w:val="00D8429A"/>
    <w:rsid w:val="00D856FF"/>
    <w:rsid w:val="00D85881"/>
    <w:rsid w:val="00D85F94"/>
    <w:rsid w:val="00D86A05"/>
    <w:rsid w:val="00D86DBD"/>
    <w:rsid w:val="00D86EBD"/>
    <w:rsid w:val="00D9038D"/>
    <w:rsid w:val="00D91E7C"/>
    <w:rsid w:val="00D9209D"/>
    <w:rsid w:val="00D9534A"/>
    <w:rsid w:val="00DA305D"/>
    <w:rsid w:val="00DA48A0"/>
    <w:rsid w:val="00DA5075"/>
    <w:rsid w:val="00DA5271"/>
    <w:rsid w:val="00DA591D"/>
    <w:rsid w:val="00DA662B"/>
    <w:rsid w:val="00DB1436"/>
    <w:rsid w:val="00DB2843"/>
    <w:rsid w:val="00DB4CC9"/>
    <w:rsid w:val="00DB4D1F"/>
    <w:rsid w:val="00DB61AC"/>
    <w:rsid w:val="00DB679F"/>
    <w:rsid w:val="00DB77F1"/>
    <w:rsid w:val="00DB791E"/>
    <w:rsid w:val="00DC02CF"/>
    <w:rsid w:val="00DC26F5"/>
    <w:rsid w:val="00DC284C"/>
    <w:rsid w:val="00DC5093"/>
    <w:rsid w:val="00DC7537"/>
    <w:rsid w:val="00DD6C8A"/>
    <w:rsid w:val="00DE301F"/>
    <w:rsid w:val="00DF0B59"/>
    <w:rsid w:val="00DF1E4F"/>
    <w:rsid w:val="00DF237E"/>
    <w:rsid w:val="00DF28D5"/>
    <w:rsid w:val="00DF2E6A"/>
    <w:rsid w:val="00DF57ED"/>
    <w:rsid w:val="00DF5B97"/>
    <w:rsid w:val="00DF5E23"/>
    <w:rsid w:val="00DF7449"/>
    <w:rsid w:val="00DF7C95"/>
    <w:rsid w:val="00E053DC"/>
    <w:rsid w:val="00E075BF"/>
    <w:rsid w:val="00E0792D"/>
    <w:rsid w:val="00E13F25"/>
    <w:rsid w:val="00E14863"/>
    <w:rsid w:val="00E15822"/>
    <w:rsid w:val="00E16C8C"/>
    <w:rsid w:val="00E21F38"/>
    <w:rsid w:val="00E22D5B"/>
    <w:rsid w:val="00E25F38"/>
    <w:rsid w:val="00E2608F"/>
    <w:rsid w:val="00E26A9D"/>
    <w:rsid w:val="00E33929"/>
    <w:rsid w:val="00E343F6"/>
    <w:rsid w:val="00E35360"/>
    <w:rsid w:val="00E36EC0"/>
    <w:rsid w:val="00E378E9"/>
    <w:rsid w:val="00E4256D"/>
    <w:rsid w:val="00E431C4"/>
    <w:rsid w:val="00E43F2C"/>
    <w:rsid w:val="00E440D1"/>
    <w:rsid w:val="00E45090"/>
    <w:rsid w:val="00E528D3"/>
    <w:rsid w:val="00E538DD"/>
    <w:rsid w:val="00E54FD3"/>
    <w:rsid w:val="00E61DBB"/>
    <w:rsid w:val="00E62AB3"/>
    <w:rsid w:val="00E63337"/>
    <w:rsid w:val="00E63497"/>
    <w:rsid w:val="00E637A0"/>
    <w:rsid w:val="00E642E2"/>
    <w:rsid w:val="00E6614D"/>
    <w:rsid w:val="00E708F8"/>
    <w:rsid w:val="00E82CC6"/>
    <w:rsid w:val="00E8753F"/>
    <w:rsid w:val="00E87A51"/>
    <w:rsid w:val="00E92B48"/>
    <w:rsid w:val="00E967B7"/>
    <w:rsid w:val="00E97FCC"/>
    <w:rsid w:val="00EA007E"/>
    <w:rsid w:val="00EA303A"/>
    <w:rsid w:val="00EA3718"/>
    <w:rsid w:val="00EA373B"/>
    <w:rsid w:val="00EA3DA2"/>
    <w:rsid w:val="00EA4B0D"/>
    <w:rsid w:val="00EB004A"/>
    <w:rsid w:val="00EB03B6"/>
    <w:rsid w:val="00EB0CA8"/>
    <w:rsid w:val="00EB215F"/>
    <w:rsid w:val="00EB3441"/>
    <w:rsid w:val="00EB4395"/>
    <w:rsid w:val="00EB52C4"/>
    <w:rsid w:val="00EB550A"/>
    <w:rsid w:val="00EB579F"/>
    <w:rsid w:val="00EB628F"/>
    <w:rsid w:val="00EB6A4A"/>
    <w:rsid w:val="00EB6E07"/>
    <w:rsid w:val="00EC073A"/>
    <w:rsid w:val="00EC30B0"/>
    <w:rsid w:val="00EC6CB9"/>
    <w:rsid w:val="00ED18DF"/>
    <w:rsid w:val="00ED76E0"/>
    <w:rsid w:val="00EE3088"/>
    <w:rsid w:val="00EE5A55"/>
    <w:rsid w:val="00EE769E"/>
    <w:rsid w:val="00EE7EB4"/>
    <w:rsid w:val="00EF2554"/>
    <w:rsid w:val="00EF3BE1"/>
    <w:rsid w:val="00EF4CC7"/>
    <w:rsid w:val="00EF62BF"/>
    <w:rsid w:val="00EF65C4"/>
    <w:rsid w:val="00F02E01"/>
    <w:rsid w:val="00F03ECE"/>
    <w:rsid w:val="00F048DB"/>
    <w:rsid w:val="00F064B7"/>
    <w:rsid w:val="00F071BD"/>
    <w:rsid w:val="00F10B5B"/>
    <w:rsid w:val="00F119FB"/>
    <w:rsid w:val="00F12436"/>
    <w:rsid w:val="00F1396B"/>
    <w:rsid w:val="00F1422F"/>
    <w:rsid w:val="00F142CD"/>
    <w:rsid w:val="00F15338"/>
    <w:rsid w:val="00F15FA1"/>
    <w:rsid w:val="00F17F79"/>
    <w:rsid w:val="00F22522"/>
    <w:rsid w:val="00F2670B"/>
    <w:rsid w:val="00F27C97"/>
    <w:rsid w:val="00F31686"/>
    <w:rsid w:val="00F31E71"/>
    <w:rsid w:val="00F321BE"/>
    <w:rsid w:val="00F344E3"/>
    <w:rsid w:val="00F34E14"/>
    <w:rsid w:val="00F34EAD"/>
    <w:rsid w:val="00F35045"/>
    <w:rsid w:val="00F3541D"/>
    <w:rsid w:val="00F369DC"/>
    <w:rsid w:val="00F37B17"/>
    <w:rsid w:val="00F41190"/>
    <w:rsid w:val="00F41DB4"/>
    <w:rsid w:val="00F42002"/>
    <w:rsid w:val="00F44ED9"/>
    <w:rsid w:val="00F45981"/>
    <w:rsid w:val="00F46A74"/>
    <w:rsid w:val="00F47240"/>
    <w:rsid w:val="00F5282E"/>
    <w:rsid w:val="00F53529"/>
    <w:rsid w:val="00F5596D"/>
    <w:rsid w:val="00F56B8D"/>
    <w:rsid w:val="00F5731A"/>
    <w:rsid w:val="00F57CEA"/>
    <w:rsid w:val="00F60C4B"/>
    <w:rsid w:val="00F60FBB"/>
    <w:rsid w:val="00F64686"/>
    <w:rsid w:val="00F658C7"/>
    <w:rsid w:val="00F65CD3"/>
    <w:rsid w:val="00F660CD"/>
    <w:rsid w:val="00F800AB"/>
    <w:rsid w:val="00F82154"/>
    <w:rsid w:val="00F827C3"/>
    <w:rsid w:val="00F85B58"/>
    <w:rsid w:val="00F909A6"/>
    <w:rsid w:val="00F9227E"/>
    <w:rsid w:val="00F93824"/>
    <w:rsid w:val="00F9391F"/>
    <w:rsid w:val="00F94EC3"/>
    <w:rsid w:val="00FA1318"/>
    <w:rsid w:val="00FA6352"/>
    <w:rsid w:val="00FA758F"/>
    <w:rsid w:val="00FB1494"/>
    <w:rsid w:val="00FB3007"/>
    <w:rsid w:val="00FB4A29"/>
    <w:rsid w:val="00FB5FB9"/>
    <w:rsid w:val="00FB794E"/>
    <w:rsid w:val="00FC0693"/>
    <w:rsid w:val="00FC21AA"/>
    <w:rsid w:val="00FC4C1C"/>
    <w:rsid w:val="00FC6E75"/>
    <w:rsid w:val="00FC705A"/>
    <w:rsid w:val="00FC7FA5"/>
    <w:rsid w:val="00FD017D"/>
    <w:rsid w:val="00FD072D"/>
    <w:rsid w:val="00FD0F23"/>
    <w:rsid w:val="00FD377B"/>
    <w:rsid w:val="00FD5E9E"/>
    <w:rsid w:val="00FD6555"/>
    <w:rsid w:val="00FE1509"/>
    <w:rsid w:val="00FE29A1"/>
    <w:rsid w:val="00FE2A0C"/>
    <w:rsid w:val="00FE4A85"/>
    <w:rsid w:val="00FE4DEE"/>
    <w:rsid w:val="00FE766E"/>
    <w:rsid w:val="00FF1366"/>
    <w:rsid w:val="00FF17FE"/>
    <w:rsid w:val="00FF20DB"/>
    <w:rsid w:val="00FF4F04"/>
    <w:rsid w:val="00FF55A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docId w15:val="{2348BED1-775C-4CC5-8304-C9B428E06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7D3"/>
    <w:pPr>
      <w:widowControl w:val="0"/>
      <w:jc w:val="both"/>
    </w:pPr>
    <w:rPr>
      <w:kern w:val="2"/>
      <w:sz w:val="21"/>
      <w:szCs w:val="24"/>
    </w:rPr>
  </w:style>
  <w:style w:type="paragraph" w:styleId="1">
    <w:name w:val="heading 1"/>
    <w:basedOn w:val="a"/>
    <w:next w:val="a"/>
    <w:qFormat/>
    <w:rsid w:val="004F67D3"/>
    <w:pPr>
      <w:keepNext/>
      <w:numPr>
        <w:numId w:val="1"/>
      </w:numPr>
      <w:tabs>
        <w:tab w:val="clear" w:pos="999"/>
        <w:tab w:val="num" w:pos="432"/>
      </w:tabs>
      <w:spacing w:beforeLines="50" w:afterLines="50"/>
      <w:ind w:left="432"/>
      <w:jc w:val="left"/>
      <w:outlineLvl w:val="0"/>
    </w:pPr>
    <w:rPr>
      <w:b/>
      <w:sz w:val="32"/>
    </w:rPr>
  </w:style>
  <w:style w:type="paragraph" w:styleId="2">
    <w:name w:val="heading 2"/>
    <w:aliases w:val="Chapter X.X. Statement,h2,2,Header 2,l2,Level 2 Head,heading 2"/>
    <w:basedOn w:val="a"/>
    <w:next w:val="a"/>
    <w:autoRedefine/>
    <w:qFormat/>
    <w:rsid w:val="001A5730"/>
    <w:pPr>
      <w:keepNext/>
      <w:keepLines/>
      <w:numPr>
        <w:ilvl w:val="1"/>
        <w:numId w:val="1"/>
      </w:numPr>
      <w:tabs>
        <w:tab w:val="clear" w:pos="6530"/>
        <w:tab w:val="num" w:pos="3060"/>
      </w:tabs>
      <w:spacing w:before="100" w:beforeAutospacing="1" w:after="100" w:afterAutospacing="1"/>
      <w:ind w:leftChars="100" w:left="800" w:rightChars="100" w:right="224"/>
      <w:jc w:val="left"/>
      <w:outlineLvl w:val="1"/>
    </w:pPr>
    <w:rPr>
      <w:rFonts w:ascii="Arial" w:hAnsi="Arial"/>
      <w:b/>
      <w:bCs/>
      <w:sz w:val="28"/>
      <w:szCs w:val="32"/>
    </w:rPr>
  </w:style>
  <w:style w:type="paragraph" w:styleId="3">
    <w:name w:val="heading 3"/>
    <w:aliases w:val="Chapter X.X.X."/>
    <w:basedOn w:val="a"/>
    <w:next w:val="a"/>
    <w:qFormat/>
    <w:rsid w:val="004F67D3"/>
    <w:pPr>
      <w:keepNext/>
      <w:keepLines/>
      <w:numPr>
        <w:ilvl w:val="2"/>
        <w:numId w:val="1"/>
      </w:numPr>
      <w:spacing w:before="100" w:beforeAutospacing="1" w:after="100" w:afterAutospacing="1"/>
      <w:jc w:val="left"/>
      <w:outlineLvl w:val="2"/>
    </w:pPr>
    <w:rPr>
      <w:b/>
      <w:bCs/>
      <w:szCs w:val="32"/>
    </w:rPr>
  </w:style>
  <w:style w:type="paragraph" w:styleId="4">
    <w:name w:val="heading 4"/>
    <w:basedOn w:val="a"/>
    <w:next w:val="a"/>
    <w:qFormat/>
    <w:rsid w:val="00A2064C"/>
    <w:pPr>
      <w:keepNext/>
      <w:numPr>
        <w:ilvl w:val="3"/>
        <w:numId w:val="1"/>
      </w:numPr>
      <w:jc w:val="left"/>
      <w:outlineLvl w:val="3"/>
    </w:pPr>
    <w:rPr>
      <w:b/>
      <w:iCs/>
    </w:rPr>
  </w:style>
  <w:style w:type="paragraph" w:styleId="5">
    <w:name w:val="heading 5"/>
    <w:basedOn w:val="a"/>
    <w:next w:val="a"/>
    <w:qFormat/>
    <w:rsid w:val="00DE301F"/>
    <w:pPr>
      <w:keepNext/>
      <w:numPr>
        <w:ilvl w:val="4"/>
        <w:numId w:val="1"/>
      </w:numPr>
      <w:jc w:val="left"/>
      <w:outlineLvl w:val="4"/>
    </w:pPr>
    <w:rPr>
      <w:b/>
      <w:sz w:val="22"/>
    </w:rPr>
  </w:style>
  <w:style w:type="paragraph" w:styleId="6">
    <w:name w:val="heading 6"/>
    <w:basedOn w:val="a"/>
    <w:next w:val="a"/>
    <w:qFormat/>
    <w:rsid w:val="004F67D3"/>
    <w:pPr>
      <w:keepNext/>
      <w:numPr>
        <w:ilvl w:val="5"/>
        <w:numId w:val="1"/>
      </w:numPr>
      <w:outlineLvl w:val="5"/>
    </w:pPr>
    <w:rPr>
      <w:i/>
      <w:sz w:val="22"/>
    </w:rPr>
  </w:style>
  <w:style w:type="paragraph" w:styleId="7">
    <w:name w:val="heading 7"/>
    <w:basedOn w:val="a"/>
    <w:next w:val="a"/>
    <w:qFormat/>
    <w:rsid w:val="004F67D3"/>
    <w:pPr>
      <w:keepNext/>
      <w:numPr>
        <w:ilvl w:val="6"/>
        <w:numId w:val="1"/>
      </w:numPr>
      <w:outlineLvl w:val="6"/>
    </w:pPr>
    <w:rPr>
      <w:i/>
      <w:sz w:val="22"/>
    </w:rPr>
  </w:style>
  <w:style w:type="paragraph" w:styleId="8">
    <w:name w:val="heading 8"/>
    <w:basedOn w:val="a"/>
    <w:next w:val="a"/>
    <w:qFormat/>
    <w:rsid w:val="004F67D3"/>
    <w:pPr>
      <w:keepNext/>
      <w:numPr>
        <w:ilvl w:val="7"/>
        <w:numId w:val="1"/>
      </w:numPr>
      <w:outlineLvl w:val="7"/>
    </w:pPr>
    <w:rPr>
      <w:i/>
      <w:iCs/>
    </w:rPr>
  </w:style>
  <w:style w:type="paragraph" w:styleId="9">
    <w:name w:val="heading 9"/>
    <w:basedOn w:val="a"/>
    <w:next w:val="a"/>
    <w:qFormat/>
    <w:rsid w:val="004F67D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4F67D3"/>
    <w:pPr>
      <w:pBdr>
        <w:bottom w:val="single" w:sz="6" w:space="1" w:color="auto"/>
      </w:pBdr>
      <w:tabs>
        <w:tab w:val="center" w:pos="4153"/>
        <w:tab w:val="right" w:pos="8306"/>
      </w:tabs>
      <w:snapToGrid w:val="0"/>
      <w:jc w:val="center"/>
    </w:pPr>
    <w:rPr>
      <w:sz w:val="18"/>
      <w:szCs w:val="18"/>
    </w:rPr>
  </w:style>
  <w:style w:type="paragraph" w:styleId="a4">
    <w:name w:val="footer"/>
    <w:basedOn w:val="a"/>
    <w:semiHidden/>
    <w:rsid w:val="004F67D3"/>
    <w:pPr>
      <w:tabs>
        <w:tab w:val="center" w:pos="4153"/>
        <w:tab w:val="right" w:pos="8306"/>
      </w:tabs>
      <w:snapToGrid w:val="0"/>
      <w:jc w:val="left"/>
    </w:pPr>
    <w:rPr>
      <w:sz w:val="18"/>
      <w:szCs w:val="18"/>
    </w:rPr>
  </w:style>
  <w:style w:type="character" w:styleId="a5">
    <w:name w:val="Hyperlink"/>
    <w:basedOn w:val="a0"/>
    <w:uiPriority w:val="99"/>
    <w:rsid w:val="004F67D3"/>
    <w:rPr>
      <w:color w:val="0000FF"/>
      <w:u w:val="single"/>
    </w:rPr>
  </w:style>
  <w:style w:type="character" w:styleId="a6">
    <w:name w:val="page number"/>
    <w:basedOn w:val="a0"/>
    <w:semiHidden/>
    <w:rsid w:val="004F67D3"/>
  </w:style>
  <w:style w:type="paragraph" w:styleId="10">
    <w:name w:val="toc 1"/>
    <w:basedOn w:val="a"/>
    <w:next w:val="a"/>
    <w:autoRedefine/>
    <w:uiPriority w:val="39"/>
    <w:rsid w:val="004F67D3"/>
    <w:pPr>
      <w:spacing w:before="120" w:after="120"/>
      <w:jc w:val="left"/>
    </w:pPr>
    <w:rPr>
      <w:b/>
      <w:bCs/>
      <w:caps/>
    </w:rPr>
  </w:style>
  <w:style w:type="paragraph" w:styleId="20">
    <w:name w:val="toc 2"/>
    <w:basedOn w:val="a"/>
    <w:next w:val="a"/>
    <w:autoRedefine/>
    <w:uiPriority w:val="39"/>
    <w:rsid w:val="004F67D3"/>
    <w:pPr>
      <w:ind w:left="210"/>
      <w:jc w:val="left"/>
    </w:pPr>
    <w:rPr>
      <w:smallCaps/>
    </w:rPr>
  </w:style>
  <w:style w:type="paragraph" w:styleId="30">
    <w:name w:val="toc 3"/>
    <w:basedOn w:val="a"/>
    <w:next w:val="a"/>
    <w:autoRedefine/>
    <w:uiPriority w:val="39"/>
    <w:rsid w:val="004F67D3"/>
    <w:pPr>
      <w:ind w:left="420"/>
      <w:jc w:val="left"/>
    </w:pPr>
    <w:rPr>
      <w:i/>
      <w:iCs/>
    </w:rPr>
  </w:style>
  <w:style w:type="paragraph" w:styleId="40">
    <w:name w:val="toc 4"/>
    <w:basedOn w:val="a"/>
    <w:next w:val="a"/>
    <w:autoRedefine/>
    <w:uiPriority w:val="39"/>
    <w:rsid w:val="004F67D3"/>
    <w:pPr>
      <w:ind w:left="630"/>
      <w:jc w:val="left"/>
    </w:pPr>
    <w:rPr>
      <w:szCs w:val="21"/>
    </w:rPr>
  </w:style>
  <w:style w:type="paragraph" w:styleId="50">
    <w:name w:val="toc 5"/>
    <w:basedOn w:val="a"/>
    <w:next w:val="a"/>
    <w:autoRedefine/>
    <w:uiPriority w:val="39"/>
    <w:rsid w:val="004F67D3"/>
    <w:pPr>
      <w:ind w:left="840"/>
      <w:jc w:val="left"/>
    </w:pPr>
    <w:rPr>
      <w:szCs w:val="21"/>
    </w:rPr>
  </w:style>
  <w:style w:type="paragraph" w:styleId="60">
    <w:name w:val="toc 6"/>
    <w:basedOn w:val="a"/>
    <w:next w:val="a"/>
    <w:autoRedefine/>
    <w:uiPriority w:val="39"/>
    <w:rsid w:val="004F67D3"/>
    <w:pPr>
      <w:ind w:left="1050"/>
      <w:jc w:val="left"/>
    </w:pPr>
    <w:rPr>
      <w:szCs w:val="21"/>
    </w:rPr>
  </w:style>
  <w:style w:type="paragraph" w:styleId="70">
    <w:name w:val="toc 7"/>
    <w:basedOn w:val="a"/>
    <w:next w:val="a"/>
    <w:autoRedefine/>
    <w:uiPriority w:val="39"/>
    <w:rsid w:val="004F67D3"/>
    <w:pPr>
      <w:ind w:left="1260"/>
      <w:jc w:val="left"/>
    </w:pPr>
    <w:rPr>
      <w:szCs w:val="21"/>
    </w:rPr>
  </w:style>
  <w:style w:type="paragraph" w:styleId="80">
    <w:name w:val="toc 8"/>
    <w:basedOn w:val="a"/>
    <w:next w:val="a"/>
    <w:autoRedefine/>
    <w:uiPriority w:val="39"/>
    <w:rsid w:val="004F67D3"/>
    <w:pPr>
      <w:ind w:left="1470"/>
      <w:jc w:val="left"/>
    </w:pPr>
    <w:rPr>
      <w:szCs w:val="21"/>
    </w:rPr>
  </w:style>
  <w:style w:type="paragraph" w:styleId="90">
    <w:name w:val="toc 9"/>
    <w:basedOn w:val="a"/>
    <w:next w:val="a"/>
    <w:autoRedefine/>
    <w:uiPriority w:val="39"/>
    <w:rsid w:val="004F67D3"/>
    <w:pPr>
      <w:ind w:left="1680"/>
      <w:jc w:val="left"/>
    </w:pPr>
    <w:rPr>
      <w:szCs w:val="21"/>
    </w:rPr>
  </w:style>
  <w:style w:type="paragraph" w:styleId="a7">
    <w:name w:val="Body Text Indent"/>
    <w:basedOn w:val="a"/>
    <w:semiHidden/>
    <w:rsid w:val="004F67D3"/>
    <w:pPr>
      <w:tabs>
        <w:tab w:val="left" w:pos="3346"/>
      </w:tabs>
      <w:ind w:firstLine="495"/>
    </w:pPr>
    <w:rPr>
      <w:i/>
      <w:iCs/>
    </w:rPr>
  </w:style>
  <w:style w:type="paragraph" w:styleId="21">
    <w:name w:val="Body Text Indent 2"/>
    <w:basedOn w:val="a"/>
    <w:semiHidden/>
    <w:rsid w:val="004F67D3"/>
    <w:pPr>
      <w:tabs>
        <w:tab w:val="left" w:pos="3346"/>
      </w:tabs>
      <w:ind w:firstLineChars="200" w:firstLine="477"/>
    </w:pPr>
    <w:rPr>
      <w:i/>
      <w:iCs/>
    </w:rPr>
  </w:style>
  <w:style w:type="paragraph" w:customStyle="1" w:styleId="Normal0">
    <w:name w:val="Normal0"/>
    <w:rsid w:val="004F67D3"/>
    <w:rPr>
      <w:noProof/>
      <w:lang w:eastAsia="en-US"/>
    </w:rPr>
  </w:style>
  <w:style w:type="paragraph" w:customStyle="1" w:styleId="Title2">
    <w:name w:val="Title 2"/>
    <w:basedOn w:val="Normal0"/>
    <w:next w:val="a8"/>
    <w:rsid w:val="004F67D3"/>
    <w:pPr>
      <w:spacing w:before="120" w:after="120"/>
      <w:jc w:val="center"/>
    </w:pPr>
    <w:rPr>
      <w:rFonts w:ascii="Book Antiqua" w:hAnsi="Book Antiqua"/>
      <w:b/>
    </w:rPr>
  </w:style>
  <w:style w:type="paragraph" w:customStyle="1" w:styleId="abstract">
    <w:name w:val="abstract"/>
    <w:basedOn w:val="a"/>
    <w:next w:val="a"/>
    <w:rsid w:val="004F67D3"/>
    <w:pPr>
      <w:widowControl/>
      <w:spacing w:before="120" w:after="120"/>
      <w:ind w:left="1440" w:right="1440"/>
    </w:pPr>
    <w:rPr>
      <w:rFonts w:ascii="Book Antiqua" w:eastAsia="Times New Roman" w:hAnsi="Book Antiqua"/>
      <w:i/>
      <w:kern w:val="0"/>
      <w:sz w:val="20"/>
      <w:szCs w:val="20"/>
      <w:lang w:eastAsia="en-US"/>
    </w:rPr>
  </w:style>
  <w:style w:type="paragraph" w:styleId="a8">
    <w:name w:val="Title"/>
    <w:basedOn w:val="a"/>
    <w:qFormat/>
    <w:rsid w:val="004F67D3"/>
    <w:pPr>
      <w:spacing w:before="240" w:after="60"/>
      <w:jc w:val="center"/>
      <w:outlineLvl w:val="0"/>
    </w:pPr>
    <w:rPr>
      <w:rFonts w:ascii="Arial" w:hAnsi="Arial" w:cs="Arial"/>
      <w:b/>
      <w:bCs/>
      <w:sz w:val="32"/>
      <w:szCs w:val="32"/>
    </w:rPr>
  </w:style>
  <w:style w:type="character" w:styleId="a9">
    <w:name w:val="FollowedHyperlink"/>
    <w:basedOn w:val="a0"/>
    <w:semiHidden/>
    <w:rsid w:val="004F67D3"/>
    <w:rPr>
      <w:color w:val="800080"/>
      <w:u w:val="single"/>
    </w:rPr>
  </w:style>
  <w:style w:type="paragraph" w:styleId="31">
    <w:name w:val="Body Text Indent 3"/>
    <w:basedOn w:val="a"/>
    <w:semiHidden/>
    <w:rsid w:val="004F67D3"/>
    <w:pPr>
      <w:ind w:firstLine="420"/>
    </w:pPr>
    <w:rPr>
      <w:i/>
      <w:iCs/>
      <w:sz w:val="18"/>
    </w:rPr>
  </w:style>
  <w:style w:type="paragraph" w:styleId="aa">
    <w:name w:val="Body Text"/>
    <w:basedOn w:val="a"/>
    <w:semiHidden/>
    <w:rsid w:val="004F67D3"/>
    <w:rPr>
      <w:i/>
      <w:iCs/>
      <w:sz w:val="18"/>
    </w:rPr>
  </w:style>
  <w:style w:type="paragraph" w:styleId="22">
    <w:name w:val="Body Text 2"/>
    <w:basedOn w:val="a"/>
    <w:semiHidden/>
    <w:rsid w:val="004F67D3"/>
    <w:pPr>
      <w:keepLines/>
      <w:widowControl/>
    </w:pPr>
    <w:rPr>
      <w:i/>
      <w:snapToGrid w:val="0"/>
      <w:kern w:val="0"/>
      <w:sz w:val="20"/>
      <w:szCs w:val="20"/>
      <w:lang w:eastAsia="en-US"/>
    </w:rPr>
  </w:style>
  <w:style w:type="paragraph" w:styleId="32">
    <w:name w:val="Body Text 3"/>
    <w:basedOn w:val="a"/>
    <w:semiHidden/>
    <w:rsid w:val="004F67D3"/>
    <w:rPr>
      <w:i/>
      <w:iCs/>
    </w:rPr>
  </w:style>
  <w:style w:type="paragraph" w:styleId="ab">
    <w:name w:val="Document Map"/>
    <w:basedOn w:val="a"/>
    <w:semiHidden/>
    <w:rsid w:val="004F67D3"/>
    <w:pPr>
      <w:shd w:val="clear" w:color="auto" w:fill="000080"/>
    </w:pPr>
  </w:style>
  <w:style w:type="paragraph" w:styleId="ac">
    <w:name w:val="Normal Indent"/>
    <w:aliases w:val="特点,表正文,正文非缩进"/>
    <w:basedOn w:val="a"/>
    <w:semiHidden/>
    <w:rsid w:val="004F67D3"/>
    <w:pPr>
      <w:ind w:firstLine="420"/>
    </w:pPr>
    <w:rPr>
      <w:szCs w:val="20"/>
    </w:rPr>
  </w:style>
  <w:style w:type="paragraph" w:styleId="ad">
    <w:name w:val="Balloon Text"/>
    <w:basedOn w:val="a"/>
    <w:link w:val="Char0"/>
    <w:uiPriority w:val="99"/>
    <w:semiHidden/>
    <w:unhideWhenUsed/>
    <w:rsid w:val="0018182D"/>
    <w:rPr>
      <w:sz w:val="18"/>
      <w:szCs w:val="18"/>
    </w:rPr>
  </w:style>
  <w:style w:type="character" w:customStyle="1" w:styleId="Char0">
    <w:name w:val="批注框文本 Char"/>
    <w:basedOn w:val="a0"/>
    <w:link w:val="ad"/>
    <w:uiPriority w:val="99"/>
    <w:semiHidden/>
    <w:rsid w:val="0018182D"/>
    <w:rPr>
      <w:kern w:val="2"/>
      <w:sz w:val="18"/>
      <w:szCs w:val="18"/>
    </w:rPr>
  </w:style>
  <w:style w:type="paragraph" w:styleId="ae">
    <w:name w:val="List Paragraph"/>
    <w:basedOn w:val="a"/>
    <w:uiPriority w:val="34"/>
    <w:qFormat/>
    <w:rsid w:val="00EC6CB9"/>
    <w:pPr>
      <w:ind w:firstLineChars="200" w:firstLine="420"/>
    </w:pPr>
  </w:style>
  <w:style w:type="table" w:styleId="af">
    <w:name w:val="Table Grid"/>
    <w:basedOn w:val="a1"/>
    <w:uiPriority w:val="39"/>
    <w:rsid w:val="00C3170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D0F23"/>
    <w:pPr>
      <w:widowControl w:val="0"/>
      <w:autoSpaceDE w:val="0"/>
      <w:autoSpaceDN w:val="0"/>
      <w:adjustRightInd w:val="0"/>
    </w:pPr>
    <w:rPr>
      <w:rFonts w:ascii="Arial" w:hAnsi="Arial" w:cs="Arial"/>
      <w:color w:val="000000"/>
      <w:sz w:val="24"/>
      <w:szCs w:val="24"/>
    </w:rPr>
  </w:style>
  <w:style w:type="character" w:customStyle="1" w:styleId="web-item2">
    <w:name w:val="web-item2"/>
    <w:basedOn w:val="a0"/>
    <w:rsid w:val="00261A05"/>
    <w:rPr>
      <w:sz w:val="18"/>
      <w:szCs w:val="18"/>
    </w:rPr>
  </w:style>
  <w:style w:type="character" w:styleId="af0">
    <w:name w:val="Emphasis"/>
    <w:basedOn w:val="a0"/>
    <w:uiPriority w:val="20"/>
    <w:qFormat/>
    <w:rsid w:val="007470FE"/>
    <w:rPr>
      <w:i/>
      <w:iCs/>
    </w:rPr>
  </w:style>
  <w:style w:type="character" w:styleId="af1">
    <w:name w:val="Strong"/>
    <w:basedOn w:val="a0"/>
    <w:uiPriority w:val="22"/>
    <w:qFormat/>
    <w:rsid w:val="007470FE"/>
    <w:rPr>
      <w:b/>
      <w:bCs/>
    </w:rPr>
  </w:style>
  <w:style w:type="paragraph" w:styleId="af2">
    <w:name w:val="Quote"/>
    <w:basedOn w:val="a"/>
    <w:next w:val="a"/>
    <w:link w:val="Char1"/>
    <w:uiPriority w:val="29"/>
    <w:qFormat/>
    <w:rsid w:val="007470FE"/>
    <w:pPr>
      <w:spacing w:before="200" w:after="160"/>
      <w:ind w:left="864" w:right="864"/>
      <w:jc w:val="center"/>
    </w:pPr>
    <w:rPr>
      <w:i/>
      <w:iCs/>
      <w:color w:val="404040" w:themeColor="text1" w:themeTint="BF"/>
    </w:rPr>
  </w:style>
  <w:style w:type="character" w:customStyle="1" w:styleId="Char1">
    <w:name w:val="引用 Char"/>
    <w:basedOn w:val="a0"/>
    <w:link w:val="af2"/>
    <w:uiPriority w:val="29"/>
    <w:rsid w:val="007470FE"/>
    <w:rPr>
      <w:i/>
      <w:iCs/>
      <w:color w:val="404040" w:themeColor="text1" w:themeTint="BF"/>
      <w:kern w:val="2"/>
      <w:sz w:val="21"/>
      <w:szCs w:val="24"/>
    </w:rPr>
  </w:style>
  <w:style w:type="character" w:customStyle="1" w:styleId="apple-converted-space">
    <w:name w:val="apple-converted-space"/>
    <w:basedOn w:val="a0"/>
    <w:rsid w:val="009E2327"/>
  </w:style>
  <w:style w:type="character" w:styleId="af3">
    <w:name w:val="Book Title"/>
    <w:basedOn w:val="a0"/>
    <w:uiPriority w:val="33"/>
    <w:qFormat/>
    <w:rsid w:val="00C961AA"/>
    <w:rPr>
      <w:b/>
      <w:bCs/>
      <w:i/>
      <w:iCs/>
      <w:spacing w:val="5"/>
    </w:rPr>
  </w:style>
  <w:style w:type="character" w:styleId="af4">
    <w:name w:val="Intense Emphasis"/>
    <w:basedOn w:val="a0"/>
    <w:uiPriority w:val="21"/>
    <w:qFormat/>
    <w:rsid w:val="001D5987"/>
    <w:rPr>
      <w:i/>
      <w:iCs/>
      <w:color w:val="4F81BD" w:themeColor="accent1"/>
    </w:rPr>
  </w:style>
  <w:style w:type="character" w:styleId="af5">
    <w:name w:val="Subtle Emphasis"/>
    <w:basedOn w:val="a0"/>
    <w:uiPriority w:val="19"/>
    <w:qFormat/>
    <w:rsid w:val="001D5987"/>
    <w:rPr>
      <w:i/>
      <w:iCs/>
      <w:color w:val="404040" w:themeColor="text1" w:themeTint="BF"/>
    </w:rPr>
  </w:style>
  <w:style w:type="paragraph" w:styleId="af6">
    <w:name w:val="No Spacing"/>
    <w:uiPriority w:val="1"/>
    <w:qFormat/>
    <w:rsid w:val="00F2670B"/>
    <w:pPr>
      <w:widowControl w:val="0"/>
      <w:jc w:val="both"/>
    </w:pPr>
    <w:rPr>
      <w:kern w:val="2"/>
      <w:sz w:val="21"/>
      <w:szCs w:val="24"/>
    </w:rPr>
  </w:style>
  <w:style w:type="paragraph" w:styleId="af7">
    <w:name w:val="Subtitle"/>
    <w:basedOn w:val="a"/>
    <w:next w:val="a"/>
    <w:link w:val="Char2"/>
    <w:uiPriority w:val="11"/>
    <w:qFormat/>
    <w:rsid w:val="00F2670B"/>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f7"/>
    <w:uiPriority w:val="11"/>
    <w:rsid w:val="00F2670B"/>
    <w:rPr>
      <w:rFonts w:asciiTheme="majorHAnsi" w:hAnsiTheme="majorHAnsi" w:cstheme="majorBidi"/>
      <w:b/>
      <w:bCs/>
      <w:kern w:val="28"/>
      <w:sz w:val="32"/>
      <w:szCs w:val="32"/>
    </w:rPr>
  </w:style>
  <w:style w:type="character" w:styleId="af8">
    <w:name w:val="Intense Reference"/>
    <w:basedOn w:val="a0"/>
    <w:uiPriority w:val="32"/>
    <w:qFormat/>
    <w:rsid w:val="0053395E"/>
    <w:rPr>
      <w:b/>
      <w:bCs/>
      <w:smallCaps/>
      <w:color w:val="4F81BD" w:themeColor="accent1"/>
      <w:spacing w:val="5"/>
    </w:rPr>
  </w:style>
  <w:style w:type="character" w:customStyle="1" w:styleId="Char">
    <w:name w:val="页眉 Char"/>
    <w:basedOn w:val="a0"/>
    <w:link w:val="a3"/>
    <w:rsid w:val="00297E58"/>
    <w:rPr>
      <w:kern w:val="2"/>
      <w:sz w:val="18"/>
      <w:szCs w:val="18"/>
    </w:rPr>
  </w:style>
  <w:style w:type="paragraph" w:styleId="af9">
    <w:name w:val="caption"/>
    <w:basedOn w:val="a"/>
    <w:next w:val="a"/>
    <w:qFormat/>
    <w:rsid w:val="009A0E47"/>
    <w:pPr>
      <w:spacing w:line="360" w:lineRule="auto"/>
      <w:jc w:val="center"/>
    </w:pPr>
    <w:rPr>
      <w:rFonts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92775">
      <w:bodyDiv w:val="1"/>
      <w:marLeft w:val="0"/>
      <w:marRight w:val="0"/>
      <w:marTop w:val="0"/>
      <w:marBottom w:val="0"/>
      <w:divBdr>
        <w:top w:val="none" w:sz="0" w:space="0" w:color="auto"/>
        <w:left w:val="none" w:sz="0" w:space="0" w:color="auto"/>
        <w:bottom w:val="none" w:sz="0" w:space="0" w:color="auto"/>
        <w:right w:val="none" w:sz="0" w:space="0" w:color="auto"/>
      </w:divBdr>
      <w:divsChild>
        <w:div w:id="1587225693">
          <w:marLeft w:val="0"/>
          <w:marRight w:val="0"/>
          <w:marTop w:val="0"/>
          <w:marBottom w:val="0"/>
          <w:divBdr>
            <w:top w:val="none" w:sz="0" w:space="0" w:color="auto"/>
            <w:left w:val="none" w:sz="0" w:space="0" w:color="auto"/>
            <w:bottom w:val="none" w:sz="0" w:space="0" w:color="auto"/>
            <w:right w:val="none" w:sz="0" w:space="0" w:color="auto"/>
          </w:divBdr>
        </w:div>
      </w:divsChild>
    </w:div>
    <w:div w:id="195391966">
      <w:bodyDiv w:val="1"/>
      <w:marLeft w:val="0"/>
      <w:marRight w:val="0"/>
      <w:marTop w:val="0"/>
      <w:marBottom w:val="0"/>
      <w:divBdr>
        <w:top w:val="none" w:sz="0" w:space="0" w:color="auto"/>
        <w:left w:val="none" w:sz="0" w:space="0" w:color="auto"/>
        <w:bottom w:val="none" w:sz="0" w:space="0" w:color="auto"/>
        <w:right w:val="none" w:sz="0" w:space="0" w:color="auto"/>
      </w:divBdr>
      <w:divsChild>
        <w:div w:id="950743404">
          <w:marLeft w:val="0"/>
          <w:marRight w:val="0"/>
          <w:marTop w:val="0"/>
          <w:marBottom w:val="0"/>
          <w:divBdr>
            <w:top w:val="none" w:sz="0" w:space="0" w:color="auto"/>
            <w:left w:val="none" w:sz="0" w:space="0" w:color="auto"/>
            <w:bottom w:val="none" w:sz="0" w:space="0" w:color="auto"/>
            <w:right w:val="none" w:sz="0" w:space="0" w:color="auto"/>
          </w:divBdr>
        </w:div>
      </w:divsChild>
    </w:div>
    <w:div w:id="247230977">
      <w:bodyDiv w:val="1"/>
      <w:marLeft w:val="0"/>
      <w:marRight w:val="0"/>
      <w:marTop w:val="0"/>
      <w:marBottom w:val="0"/>
      <w:divBdr>
        <w:top w:val="none" w:sz="0" w:space="0" w:color="auto"/>
        <w:left w:val="none" w:sz="0" w:space="0" w:color="auto"/>
        <w:bottom w:val="none" w:sz="0" w:space="0" w:color="auto"/>
        <w:right w:val="none" w:sz="0" w:space="0" w:color="auto"/>
      </w:divBdr>
      <w:divsChild>
        <w:div w:id="1238437169">
          <w:marLeft w:val="0"/>
          <w:marRight w:val="0"/>
          <w:marTop w:val="0"/>
          <w:marBottom w:val="0"/>
          <w:divBdr>
            <w:top w:val="none" w:sz="0" w:space="0" w:color="auto"/>
            <w:left w:val="none" w:sz="0" w:space="0" w:color="auto"/>
            <w:bottom w:val="none" w:sz="0" w:space="0" w:color="auto"/>
            <w:right w:val="none" w:sz="0" w:space="0" w:color="auto"/>
          </w:divBdr>
        </w:div>
      </w:divsChild>
    </w:div>
    <w:div w:id="786896966">
      <w:bodyDiv w:val="1"/>
      <w:marLeft w:val="0"/>
      <w:marRight w:val="0"/>
      <w:marTop w:val="0"/>
      <w:marBottom w:val="0"/>
      <w:divBdr>
        <w:top w:val="none" w:sz="0" w:space="0" w:color="auto"/>
        <w:left w:val="none" w:sz="0" w:space="0" w:color="auto"/>
        <w:bottom w:val="none" w:sz="0" w:space="0" w:color="auto"/>
        <w:right w:val="none" w:sz="0" w:space="0" w:color="auto"/>
      </w:divBdr>
    </w:div>
    <w:div w:id="1281258626">
      <w:bodyDiv w:val="1"/>
      <w:marLeft w:val="0"/>
      <w:marRight w:val="0"/>
      <w:marTop w:val="0"/>
      <w:marBottom w:val="0"/>
      <w:divBdr>
        <w:top w:val="none" w:sz="0" w:space="0" w:color="auto"/>
        <w:left w:val="none" w:sz="0" w:space="0" w:color="auto"/>
        <w:bottom w:val="none" w:sz="0" w:space="0" w:color="auto"/>
        <w:right w:val="none" w:sz="0" w:space="0" w:color="auto"/>
      </w:divBdr>
      <w:divsChild>
        <w:div w:id="1886405315">
          <w:marLeft w:val="0"/>
          <w:marRight w:val="0"/>
          <w:marTop w:val="0"/>
          <w:marBottom w:val="0"/>
          <w:divBdr>
            <w:top w:val="none" w:sz="0" w:space="0" w:color="auto"/>
            <w:left w:val="none" w:sz="0" w:space="0" w:color="auto"/>
            <w:bottom w:val="none" w:sz="0" w:space="0" w:color="auto"/>
            <w:right w:val="none" w:sz="0" w:space="0" w:color="auto"/>
          </w:divBdr>
        </w:div>
      </w:divsChild>
    </w:div>
    <w:div w:id="1286735827">
      <w:bodyDiv w:val="1"/>
      <w:marLeft w:val="0"/>
      <w:marRight w:val="0"/>
      <w:marTop w:val="0"/>
      <w:marBottom w:val="0"/>
      <w:divBdr>
        <w:top w:val="none" w:sz="0" w:space="0" w:color="auto"/>
        <w:left w:val="none" w:sz="0" w:space="0" w:color="auto"/>
        <w:bottom w:val="none" w:sz="0" w:space="0" w:color="auto"/>
        <w:right w:val="none" w:sz="0" w:space="0" w:color="auto"/>
      </w:divBdr>
      <w:divsChild>
        <w:div w:id="834423078">
          <w:marLeft w:val="0"/>
          <w:marRight w:val="0"/>
          <w:marTop w:val="0"/>
          <w:marBottom w:val="0"/>
          <w:divBdr>
            <w:top w:val="none" w:sz="0" w:space="0" w:color="auto"/>
            <w:left w:val="none" w:sz="0" w:space="0" w:color="auto"/>
            <w:bottom w:val="none" w:sz="0" w:space="0" w:color="auto"/>
            <w:right w:val="none" w:sz="0" w:space="0" w:color="auto"/>
          </w:divBdr>
        </w:div>
      </w:divsChild>
    </w:div>
    <w:div w:id="1521696262">
      <w:bodyDiv w:val="1"/>
      <w:marLeft w:val="0"/>
      <w:marRight w:val="0"/>
      <w:marTop w:val="0"/>
      <w:marBottom w:val="0"/>
      <w:divBdr>
        <w:top w:val="none" w:sz="0" w:space="0" w:color="auto"/>
        <w:left w:val="none" w:sz="0" w:space="0" w:color="auto"/>
        <w:bottom w:val="none" w:sz="0" w:space="0" w:color="auto"/>
        <w:right w:val="none" w:sz="0" w:space="0" w:color="auto"/>
      </w:divBdr>
      <w:divsChild>
        <w:div w:id="1924102288">
          <w:marLeft w:val="0"/>
          <w:marRight w:val="0"/>
          <w:marTop w:val="0"/>
          <w:marBottom w:val="0"/>
          <w:divBdr>
            <w:top w:val="none" w:sz="0" w:space="0" w:color="auto"/>
            <w:left w:val="none" w:sz="0" w:space="0" w:color="auto"/>
            <w:bottom w:val="none" w:sz="0" w:space="0" w:color="auto"/>
            <w:right w:val="none" w:sz="0" w:space="0" w:color="auto"/>
          </w:divBdr>
        </w:div>
      </w:divsChild>
    </w:div>
    <w:div w:id="1578632147">
      <w:bodyDiv w:val="1"/>
      <w:marLeft w:val="0"/>
      <w:marRight w:val="0"/>
      <w:marTop w:val="0"/>
      <w:marBottom w:val="0"/>
      <w:divBdr>
        <w:top w:val="none" w:sz="0" w:space="0" w:color="auto"/>
        <w:left w:val="none" w:sz="0" w:space="0" w:color="auto"/>
        <w:bottom w:val="none" w:sz="0" w:space="0" w:color="auto"/>
        <w:right w:val="none" w:sz="0" w:space="0" w:color="auto"/>
      </w:divBdr>
      <w:divsChild>
        <w:div w:id="1767530008">
          <w:marLeft w:val="0"/>
          <w:marRight w:val="0"/>
          <w:marTop w:val="0"/>
          <w:marBottom w:val="0"/>
          <w:divBdr>
            <w:top w:val="none" w:sz="0" w:space="0" w:color="auto"/>
            <w:left w:val="none" w:sz="0" w:space="0" w:color="auto"/>
            <w:bottom w:val="none" w:sz="0" w:space="0" w:color="auto"/>
            <w:right w:val="none" w:sz="0" w:space="0" w:color="auto"/>
          </w:divBdr>
        </w:div>
      </w:divsChild>
    </w:div>
    <w:div w:id="186878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5E27C-E443-4749-8ED5-DC9A97BCB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1</Pages>
  <Words>4117</Words>
  <Characters>23473</Characters>
  <Application>Microsoft Office Word</Application>
  <DocSecurity>0</DocSecurity>
  <Lines>195</Lines>
  <Paragraphs>55</Paragraphs>
  <ScaleCrop>false</ScaleCrop>
  <HeadingPairs>
    <vt:vector size="2" baseType="variant">
      <vt:variant>
        <vt:lpstr>题目</vt:lpstr>
      </vt:variant>
      <vt:variant>
        <vt:i4>1</vt:i4>
      </vt:variant>
    </vt:vector>
  </HeadingPairs>
  <TitlesOfParts>
    <vt:vector size="1" baseType="lpstr">
      <vt:lpstr>{ 项目名称 }</vt:lpstr>
    </vt:vector>
  </TitlesOfParts>
  <Company>SBell</Company>
  <LinksUpToDate>false</LinksUpToDate>
  <CharactersWithSpaces>27535</CharactersWithSpaces>
  <SharedDoc>false</SharedDoc>
  <HLinks>
    <vt:vector size="306" baseType="variant">
      <vt:variant>
        <vt:i4>1245234</vt:i4>
      </vt:variant>
      <vt:variant>
        <vt:i4>302</vt:i4>
      </vt:variant>
      <vt:variant>
        <vt:i4>0</vt:i4>
      </vt:variant>
      <vt:variant>
        <vt:i4>5</vt:i4>
      </vt:variant>
      <vt:variant>
        <vt:lpwstr/>
      </vt:variant>
      <vt:variant>
        <vt:lpwstr>_Toc406156536</vt:lpwstr>
      </vt:variant>
      <vt:variant>
        <vt:i4>1245234</vt:i4>
      </vt:variant>
      <vt:variant>
        <vt:i4>296</vt:i4>
      </vt:variant>
      <vt:variant>
        <vt:i4>0</vt:i4>
      </vt:variant>
      <vt:variant>
        <vt:i4>5</vt:i4>
      </vt:variant>
      <vt:variant>
        <vt:lpwstr/>
      </vt:variant>
      <vt:variant>
        <vt:lpwstr>_Toc406156535</vt:lpwstr>
      </vt:variant>
      <vt:variant>
        <vt:i4>1245234</vt:i4>
      </vt:variant>
      <vt:variant>
        <vt:i4>290</vt:i4>
      </vt:variant>
      <vt:variant>
        <vt:i4>0</vt:i4>
      </vt:variant>
      <vt:variant>
        <vt:i4>5</vt:i4>
      </vt:variant>
      <vt:variant>
        <vt:lpwstr/>
      </vt:variant>
      <vt:variant>
        <vt:lpwstr>_Toc406156534</vt:lpwstr>
      </vt:variant>
      <vt:variant>
        <vt:i4>1245234</vt:i4>
      </vt:variant>
      <vt:variant>
        <vt:i4>284</vt:i4>
      </vt:variant>
      <vt:variant>
        <vt:i4>0</vt:i4>
      </vt:variant>
      <vt:variant>
        <vt:i4>5</vt:i4>
      </vt:variant>
      <vt:variant>
        <vt:lpwstr/>
      </vt:variant>
      <vt:variant>
        <vt:lpwstr>_Toc406156533</vt:lpwstr>
      </vt:variant>
      <vt:variant>
        <vt:i4>1245234</vt:i4>
      </vt:variant>
      <vt:variant>
        <vt:i4>278</vt:i4>
      </vt:variant>
      <vt:variant>
        <vt:i4>0</vt:i4>
      </vt:variant>
      <vt:variant>
        <vt:i4>5</vt:i4>
      </vt:variant>
      <vt:variant>
        <vt:lpwstr/>
      </vt:variant>
      <vt:variant>
        <vt:lpwstr>_Toc406156532</vt:lpwstr>
      </vt:variant>
      <vt:variant>
        <vt:i4>1245234</vt:i4>
      </vt:variant>
      <vt:variant>
        <vt:i4>272</vt:i4>
      </vt:variant>
      <vt:variant>
        <vt:i4>0</vt:i4>
      </vt:variant>
      <vt:variant>
        <vt:i4>5</vt:i4>
      </vt:variant>
      <vt:variant>
        <vt:lpwstr/>
      </vt:variant>
      <vt:variant>
        <vt:lpwstr>_Toc406156531</vt:lpwstr>
      </vt:variant>
      <vt:variant>
        <vt:i4>1245234</vt:i4>
      </vt:variant>
      <vt:variant>
        <vt:i4>266</vt:i4>
      </vt:variant>
      <vt:variant>
        <vt:i4>0</vt:i4>
      </vt:variant>
      <vt:variant>
        <vt:i4>5</vt:i4>
      </vt:variant>
      <vt:variant>
        <vt:lpwstr/>
      </vt:variant>
      <vt:variant>
        <vt:lpwstr>_Toc406156530</vt:lpwstr>
      </vt:variant>
      <vt:variant>
        <vt:i4>1179698</vt:i4>
      </vt:variant>
      <vt:variant>
        <vt:i4>260</vt:i4>
      </vt:variant>
      <vt:variant>
        <vt:i4>0</vt:i4>
      </vt:variant>
      <vt:variant>
        <vt:i4>5</vt:i4>
      </vt:variant>
      <vt:variant>
        <vt:lpwstr/>
      </vt:variant>
      <vt:variant>
        <vt:lpwstr>_Toc406156529</vt:lpwstr>
      </vt:variant>
      <vt:variant>
        <vt:i4>1179698</vt:i4>
      </vt:variant>
      <vt:variant>
        <vt:i4>254</vt:i4>
      </vt:variant>
      <vt:variant>
        <vt:i4>0</vt:i4>
      </vt:variant>
      <vt:variant>
        <vt:i4>5</vt:i4>
      </vt:variant>
      <vt:variant>
        <vt:lpwstr/>
      </vt:variant>
      <vt:variant>
        <vt:lpwstr>_Toc406156528</vt:lpwstr>
      </vt:variant>
      <vt:variant>
        <vt:i4>1179698</vt:i4>
      </vt:variant>
      <vt:variant>
        <vt:i4>248</vt:i4>
      </vt:variant>
      <vt:variant>
        <vt:i4>0</vt:i4>
      </vt:variant>
      <vt:variant>
        <vt:i4>5</vt:i4>
      </vt:variant>
      <vt:variant>
        <vt:lpwstr/>
      </vt:variant>
      <vt:variant>
        <vt:lpwstr>_Toc406156527</vt:lpwstr>
      </vt:variant>
      <vt:variant>
        <vt:i4>1179698</vt:i4>
      </vt:variant>
      <vt:variant>
        <vt:i4>242</vt:i4>
      </vt:variant>
      <vt:variant>
        <vt:i4>0</vt:i4>
      </vt:variant>
      <vt:variant>
        <vt:i4>5</vt:i4>
      </vt:variant>
      <vt:variant>
        <vt:lpwstr/>
      </vt:variant>
      <vt:variant>
        <vt:lpwstr>_Toc406156526</vt:lpwstr>
      </vt:variant>
      <vt:variant>
        <vt:i4>1179698</vt:i4>
      </vt:variant>
      <vt:variant>
        <vt:i4>236</vt:i4>
      </vt:variant>
      <vt:variant>
        <vt:i4>0</vt:i4>
      </vt:variant>
      <vt:variant>
        <vt:i4>5</vt:i4>
      </vt:variant>
      <vt:variant>
        <vt:lpwstr/>
      </vt:variant>
      <vt:variant>
        <vt:lpwstr>_Toc406156525</vt:lpwstr>
      </vt:variant>
      <vt:variant>
        <vt:i4>1179698</vt:i4>
      </vt:variant>
      <vt:variant>
        <vt:i4>230</vt:i4>
      </vt:variant>
      <vt:variant>
        <vt:i4>0</vt:i4>
      </vt:variant>
      <vt:variant>
        <vt:i4>5</vt:i4>
      </vt:variant>
      <vt:variant>
        <vt:lpwstr/>
      </vt:variant>
      <vt:variant>
        <vt:lpwstr>_Toc406156524</vt:lpwstr>
      </vt:variant>
      <vt:variant>
        <vt:i4>1179698</vt:i4>
      </vt:variant>
      <vt:variant>
        <vt:i4>224</vt:i4>
      </vt:variant>
      <vt:variant>
        <vt:i4>0</vt:i4>
      </vt:variant>
      <vt:variant>
        <vt:i4>5</vt:i4>
      </vt:variant>
      <vt:variant>
        <vt:lpwstr/>
      </vt:variant>
      <vt:variant>
        <vt:lpwstr>_Toc406156523</vt:lpwstr>
      </vt:variant>
      <vt:variant>
        <vt:i4>1179698</vt:i4>
      </vt:variant>
      <vt:variant>
        <vt:i4>218</vt:i4>
      </vt:variant>
      <vt:variant>
        <vt:i4>0</vt:i4>
      </vt:variant>
      <vt:variant>
        <vt:i4>5</vt:i4>
      </vt:variant>
      <vt:variant>
        <vt:lpwstr/>
      </vt:variant>
      <vt:variant>
        <vt:lpwstr>_Toc406156522</vt:lpwstr>
      </vt:variant>
      <vt:variant>
        <vt:i4>1179698</vt:i4>
      </vt:variant>
      <vt:variant>
        <vt:i4>212</vt:i4>
      </vt:variant>
      <vt:variant>
        <vt:i4>0</vt:i4>
      </vt:variant>
      <vt:variant>
        <vt:i4>5</vt:i4>
      </vt:variant>
      <vt:variant>
        <vt:lpwstr/>
      </vt:variant>
      <vt:variant>
        <vt:lpwstr>_Toc406156521</vt:lpwstr>
      </vt:variant>
      <vt:variant>
        <vt:i4>1179698</vt:i4>
      </vt:variant>
      <vt:variant>
        <vt:i4>206</vt:i4>
      </vt:variant>
      <vt:variant>
        <vt:i4>0</vt:i4>
      </vt:variant>
      <vt:variant>
        <vt:i4>5</vt:i4>
      </vt:variant>
      <vt:variant>
        <vt:lpwstr/>
      </vt:variant>
      <vt:variant>
        <vt:lpwstr>_Toc406156520</vt:lpwstr>
      </vt:variant>
      <vt:variant>
        <vt:i4>1114162</vt:i4>
      </vt:variant>
      <vt:variant>
        <vt:i4>200</vt:i4>
      </vt:variant>
      <vt:variant>
        <vt:i4>0</vt:i4>
      </vt:variant>
      <vt:variant>
        <vt:i4>5</vt:i4>
      </vt:variant>
      <vt:variant>
        <vt:lpwstr/>
      </vt:variant>
      <vt:variant>
        <vt:lpwstr>_Toc406156519</vt:lpwstr>
      </vt:variant>
      <vt:variant>
        <vt:i4>1114162</vt:i4>
      </vt:variant>
      <vt:variant>
        <vt:i4>194</vt:i4>
      </vt:variant>
      <vt:variant>
        <vt:i4>0</vt:i4>
      </vt:variant>
      <vt:variant>
        <vt:i4>5</vt:i4>
      </vt:variant>
      <vt:variant>
        <vt:lpwstr/>
      </vt:variant>
      <vt:variant>
        <vt:lpwstr>_Toc406156518</vt:lpwstr>
      </vt:variant>
      <vt:variant>
        <vt:i4>1114162</vt:i4>
      </vt:variant>
      <vt:variant>
        <vt:i4>188</vt:i4>
      </vt:variant>
      <vt:variant>
        <vt:i4>0</vt:i4>
      </vt:variant>
      <vt:variant>
        <vt:i4>5</vt:i4>
      </vt:variant>
      <vt:variant>
        <vt:lpwstr/>
      </vt:variant>
      <vt:variant>
        <vt:lpwstr>_Toc406156517</vt:lpwstr>
      </vt:variant>
      <vt:variant>
        <vt:i4>1114162</vt:i4>
      </vt:variant>
      <vt:variant>
        <vt:i4>182</vt:i4>
      </vt:variant>
      <vt:variant>
        <vt:i4>0</vt:i4>
      </vt:variant>
      <vt:variant>
        <vt:i4>5</vt:i4>
      </vt:variant>
      <vt:variant>
        <vt:lpwstr/>
      </vt:variant>
      <vt:variant>
        <vt:lpwstr>_Toc406156516</vt:lpwstr>
      </vt:variant>
      <vt:variant>
        <vt:i4>1114162</vt:i4>
      </vt:variant>
      <vt:variant>
        <vt:i4>176</vt:i4>
      </vt:variant>
      <vt:variant>
        <vt:i4>0</vt:i4>
      </vt:variant>
      <vt:variant>
        <vt:i4>5</vt:i4>
      </vt:variant>
      <vt:variant>
        <vt:lpwstr/>
      </vt:variant>
      <vt:variant>
        <vt:lpwstr>_Toc406156515</vt:lpwstr>
      </vt:variant>
      <vt:variant>
        <vt:i4>1114162</vt:i4>
      </vt:variant>
      <vt:variant>
        <vt:i4>170</vt:i4>
      </vt:variant>
      <vt:variant>
        <vt:i4>0</vt:i4>
      </vt:variant>
      <vt:variant>
        <vt:i4>5</vt:i4>
      </vt:variant>
      <vt:variant>
        <vt:lpwstr/>
      </vt:variant>
      <vt:variant>
        <vt:lpwstr>_Toc406156514</vt:lpwstr>
      </vt:variant>
      <vt:variant>
        <vt:i4>1114162</vt:i4>
      </vt:variant>
      <vt:variant>
        <vt:i4>164</vt:i4>
      </vt:variant>
      <vt:variant>
        <vt:i4>0</vt:i4>
      </vt:variant>
      <vt:variant>
        <vt:i4>5</vt:i4>
      </vt:variant>
      <vt:variant>
        <vt:lpwstr/>
      </vt:variant>
      <vt:variant>
        <vt:lpwstr>_Toc406156513</vt:lpwstr>
      </vt:variant>
      <vt:variant>
        <vt:i4>1114162</vt:i4>
      </vt:variant>
      <vt:variant>
        <vt:i4>158</vt:i4>
      </vt:variant>
      <vt:variant>
        <vt:i4>0</vt:i4>
      </vt:variant>
      <vt:variant>
        <vt:i4>5</vt:i4>
      </vt:variant>
      <vt:variant>
        <vt:lpwstr/>
      </vt:variant>
      <vt:variant>
        <vt:lpwstr>_Toc406156512</vt:lpwstr>
      </vt:variant>
      <vt:variant>
        <vt:i4>1114162</vt:i4>
      </vt:variant>
      <vt:variant>
        <vt:i4>152</vt:i4>
      </vt:variant>
      <vt:variant>
        <vt:i4>0</vt:i4>
      </vt:variant>
      <vt:variant>
        <vt:i4>5</vt:i4>
      </vt:variant>
      <vt:variant>
        <vt:lpwstr/>
      </vt:variant>
      <vt:variant>
        <vt:lpwstr>_Toc406156511</vt:lpwstr>
      </vt:variant>
      <vt:variant>
        <vt:i4>1114162</vt:i4>
      </vt:variant>
      <vt:variant>
        <vt:i4>146</vt:i4>
      </vt:variant>
      <vt:variant>
        <vt:i4>0</vt:i4>
      </vt:variant>
      <vt:variant>
        <vt:i4>5</vt:i4>
      </vt:variant>
      <vt:variant>
        <vt:lpwstr/>
      </vt:variant>
      <vt:variant>
        <vt:lpwstr>_Toc406156510</vt:lpwstr>
      </vt:variant>
      <vt:variant>
        <vt:i4>1048626</vt:i4>
      </vt:variant>
      <vt:variant>
        <vt:i4>140</vt:i4>
      </vt:variant>
      <vt:variant>
        <vt:i4>0</vt:i4>
      </vt:variant>
      <vt:variant>
        <vt:i4>5</vt:i4>
      </vt:variant>
      <vt:variant>
        <vt:lpwstr/>
      </vt:variant>
      <vt:variant>
        <vt:lpwstr>_Toc406156509</vt:lpwstr>
      </vt:variant>
      <vt:variant>
        <vt:i4>1048626</vt:i4>
      </vt:variant>
      <vt:variant>
        <vt:i4>134</vt:i4>
      </vt:variant>
      <vt:variant>
        <vt:i4>0</vt:i4>
      </vt:variant>
      <vt:variant>
        <vt:i4>5</vt:i4>
      </vt:variant>
      <vt:variant>
        <vt:lpwstr/>
      </vt:variant>
      <vt:variant>
        <vt:lpwstr>_Toc406156508</vt:lpwstr>
      </vt:variant>
      <vt:variant>
        <vt:i4>1048626</vt:i4>
      </vt:variant>
      <vt:variant>
        <vt:i4>128</vt:i4>
      </vt:variant>
      <vt:variant>
        <vt:i4>0</vt:i4>
      </vt:variant>
      <vt:variant>
        <vt:i4>5</vt:i4>
      </vt:variant>
      <vt:variant>
        <vt:lpwstr/>
      </vt:variant>
      <vt:variant>
        <vt:lpwstr>_Toc406156507</vt:lpwstr>
      </vt:variant>
      <vt:variant>
        <vt:i4>1048626</vt:i4>
      </vt:variant>
      <vt:variant>
        <vt:i4>122</vt:i4>
      </vt:variant>
      <vt:variant>
        <vt:i4>0</vt:i4>
      </vt:variant>
      <vt:variant>
        <vt:i4>5</vt:i4>
      </vt:variant>
      <vt:variant>
        <vt:lpwstr/>
      </vt:variant>
      <vt:variant>
        <vt:lpwstr>_Toc406156506</vt:lpwstr>
      </vt:variant>
      <vt:variant>
        <vt:i4>1048626</vt:i4>
      </vt:variant>
      <vt:variant>
        <vt:i4>116</vt:i4>
      </vt:variant>
      <vt:variant>
        <vt:i4>0</vt:i4>
      </vt:variant>
      <vt:variant>
        <vt:i4>5</vt:i4>
      </vt:variant>
      <vt:variant>
        <vt:lpwstr/>
      </vt:variant>
      <vt:variant>
        <vt:lpwstr>_Toc406156505</vt:lpwstr>
      </vt:variant>
      <vt:variant>
        <vt:i4>1048626</vt:i4>
      </vt:variant>
      <vt:variant>
        <vt:i4>110</vt:i4>
      </vt:variant>
      <vt:variant>
        <vt:i4>0</vt:i4>
      </vt:variant>
      <vt:variant>
        <vt:i4>5</vt:i4>
      </vt:variant>
      <vt:variant>
        <vt:lpwstr/>
      </vt:variant>
      <vt:variant>
        <vt:lpwstr>_Toc406156504</vt:lpwstr>
      </vt:variant>
      <vt:variant>
        <vt:i4>1048626</vt:i4>
      </vt:variant>
      <vt:variant>
        <vt:i4>104</vt:i4>
      </vt:variant>
      <vt:variant>
        <vt:i4>0</vt:i4>
      </vt:variant>
      <vt:variant>
        <vt:i4>5</vt:i4>
      </vt:variant>
      <vt:variant>
        <vt:lpwstr/>
      </vt:variant>
      <vt:variant>
        <vt:lpwstr>_Toc406156503</vt:lpwstr>
      </vt:variant>
      <vt:variant>
        <vt:i4>1048626</vt:i4>
      </vt:variant>
      <vt:variant>
        <vt:i4>98</vt:i4>
      </vt:variant>
      <vt:variant>
        <vt:i4>0</vt:i4>
      </vt:variant>
      <vt:variant>
        <vt:i4>5</vt:i4>
      </vt:variant>
      <vt:variant>
        <vt:lpwstr/>
      </vt:variant>
      <vt:variant>
        <vt:lpwstr>_Toc406156502</vt:lpwstr>
      </vt:variant>
      <vt:variant>
        <vt:i4>1048626</vt:i4>
      </vt:variant>
      <vt:variant>
        <vt:i4>92</vt:i4>
      </vt:variant>
      <vt:variant>
        <vt:i4>0</vt:i4>
      </vt:variant>
      <vt:variant>
        <vt:i4>5</vt:i4>
      </vt:variant>
      <vt:variant>
        <vt:lpwstr/>
      </vt:variant>
      <vt:variant>
        <vt:lpwstr>_Toc406156501</vt:lpwstr>
      </vt:variant>
      <vt:variant>
        <vt:i4>1048626</vt:i4>
      </vt:variant>
      <vt:variant>
        <vt:i4>86</vt:i4>
      </vt:variant>
      <vt:variant>
        <vt:i4>0</vt:i4>
      </vt:variant>
      <vt:variant>
        <vt:i4>5</vt:i4>
      </vt:variant>
      <vt:variant>
        <vt:lpwstr/>
      </vt:variant>
      <vt:variant>
        <vt:lpwstr>_Toc406156500</vt:lpwstr>
      </vt:variant>
      <vt:variant>
        <vt:i4>1638451</vt:i4>
      </vt:variant>
      <vt:variant>
        <vt:i4>80</vt:i4>
      </vt:variant>
      <vt:variant>
        <vt:i4>0</vt:i4>
      </vt:variant>
      <vt:variant>
        <vt:i4>5</vt:i4>
      </vt:variant>
      <vt:variant>
        <vt:lpwstr/>
      </vt:variant>
      <vt:variant>
        <vt:lpwstr>_Toc406156499</vt:lpwstr>
      </vt:variant>
      <vt:variant>
        <vt:i4>1638451</vt:i4>
      </vt:variant>
      <vt:variant>
        <vt:i4>74</vt:i4>
      </vt:variant>
      <vt:variant>
        <vt:i4>0</vt:i4>
      </vt:variant>
      <vt:variant>
        <vt:i4>5</vt:i4>
      </vt:variant>
      <vt:variant>
        <vt:lpwstr/>
      </vt:variant>
      <vt:variant>
        <vt:lpwstr>_Toc406156498</vt:lpwstr>
      </vt:variant>
      <vt:variant>
        <vt:i4>1638451</vt:i4>
      </vt:variant>
      <vt:variant>
        <vt:i4>68</vt:i4>
      </vt:variant>
      <vt:variant>
        <vt:i4>0</vt:i4>
      </vt:variant>
      <vt:variant>
        <vt:i4>5</vt:i4>
      </vt:variant>
      <vt:variant>
        <vt:lpwstr/>
      </vt:variant>
      <vt:variant>
        <vt:lpwstr>_Toc406156497</vt:lpwstr>
      </vt:variant>
      <vt:variant>
        <vt:i4>1638451</vt:i4>
      </vt:variant>
      <vt:variant>
        <vt:i4>62</vt:i4>
      </vt:variant>
      <vt:variant>
        <vt:i4>0</vt:i4>
      </vt:variant>
      <vt:variant>
        <vt:i4>5</vt:i4>
      </vt:variant>
      <vt:variant>
        <vt:lpwstr/>
      </vt:variant>
      <vt:variant>
        <vt:lpwstr>_Toc406156496</vt:lpwstr>
      </vt:variant>
      <vt:variant>
        <vt:i4>1638451</vt:i4>
      </vt:variant>
      <vt:variant>
        <vt:i4>56</vt:i4>
      </vt:variant>
      <vt:variant>
        <vt:i4>0</vt:i4>
      </vt:variant>
      <vt:variant>
        <vt:i4>5</vt:i4>
      </vt:variant>
      <vt:variant>
        <vt:lpwstr/>
      </vt:variant>
      <vt:variant>
        <vt:lpwstr>_Toc406156495</vt:lpwstr>
      </vt:variant>
      <vt:variant>
        <vt:i4>1638451</vt:i4>
      </vt:variant>
      <vt:variant>
        <vt:i4>50</vt:i4>
      </vt:variant>
      <vt:variant>
        <vt:i4>0</vt:i4>
      </vt:variant>
      <vt:variant>
        <vt:i4>5</vt:i4>
      </vt:variant>
      <vt:variant>
        <vt:lpwstr/>
      </vt:variant>
      <vt:variant>
        <vt:lpwstr>_Toc406156494</vt:lpwstr>
      </vt:variant>
      <vt:variant>
        <vt:i4>1638451</vt:i4>
      </vt:variant>
      <vt:variant>
        <vt:i4>44</vt:i4>
      </vt:variant>
      <vt:variant>
        <vt:i4>0</vt:i4>
      </vt:variant>
      <vt:variant>
        <vt:i4>5</vt:i4>
      </vt:variant>
      <vt:variant>
        <vt:lpwstr/>
      </vt:variant>
      <vt:variant>
        <vt:lpwstr>_Toc406156493</vt:lpwstr>
      </vt:variant>
      <vt:variant>
        <vt:i4>1638451</vt:i4>
      </vt:variant>
      <vt:variant>
        <vt:i4>38</vt:i4>
      </vt:variant>
      <vt:variant>
        <vt:i4>0</vt:i4>
      </vt:variant>
      <vt:variant>
        <vt:i4>5</vt:i4>
      </vt:variant>
      <vt:variant>
        <vt:lpwstr/>
      </vt:variant>
      <vt:variant>
        <vt:lpwstr>_Toc406156492</vt:lpwstr>
      </vt:variant>
      <vt:variant>
        <vt:i4>1638451</vt:i4>
      </vt:variant>
      <vt:variant>
        <vt:i4>32</vt:i4>
      </vt:variant>
      <vt:variant>
        <vt:i4>0</vt:i4>
      </vt:variant>
      <vt:variant>
        <vt:i4>5</vt:i4>
      </vt:variant>
      <vt:variant>
        <vt:lpwstr/>
      </vt:variant>
      <vt:variant>
        <vt:lpwstr>_Toc406156491</vt:lpwstr>
      </vt:variant>
      <vt:variant>
        <vt:i4>1638451</vt:i4>
      </vt:variant>
      <vt:variant>
        <vt:i4>26</vt:i4>
      </vt:variant>
      <vt:variant>
        <vt:i4>0</vt:i4>
      </vt:variant>
      <vt:variant>
        <vt:i4>5</vt:i4>
      </vt:variant>
      <vt:variant>
        <vt:lpwstr/>
      </vt:variant>
      <vt:variant>
        <vt:lpwstr>_Toc406156490</vt:lpwstr>
      </vt:variant>
      <vt:variant>
        <vt:i4>1572915</vt:i4>
      </vt:variant>
      <vt:variant>
        <vt:i4>20</vt:i4>
      </vt:variant>
      <vt:variant>
        <vt:i4>0</vt:i4>
      </vt:variant>
      <vt:variant>
        <vt:i4>5</vt:i4>
      </vt:variant>
      <vt:variant>
        <vt:lpwstr/>
      </vt:variant>
      <vt:variant>
        <vt:lpwstr>_Toc406156489</vt:lpwstr>
      </vt:variant>
      <vt:variant>
        <vt:i4>1572915</vt:i4>
      </vt:variant>
      <vt:variant>
        <vt:i4>14</vt:i4>
      </vt:variant>
      <vt:variant>
        <vt:i4>0</vt:i4>
      </vt:variant>
      <vt:variant>
        <vt:i4>5</vt:i4>
      </vt:variant>
      <vt:variant>
        <vt:lpwstr/>
      </vt:variant>
      <vt:variant>
        <vt:lpwstr>_Toc406156488</vt:lpwstr>
      </vt:variant>
      <vt:variant>
        <vt:i4>1572915</vt:i4>
      </vt:variant>
      <vt:variant>
        <vt:i4>8</vt:i4>
      </vt:variant>
      <vt:variant>
        <vt:i4>0</vt:i4>
      </vt:variant>
      <vt:variant>
        <vt:i4>5</vt:i4>
      </vt:variant>
      <vt:variant>
        <vt:lpwstr/>
      </vt:variant>
      <vt:variant>
        <vt:lpwstr>_Toc406156487</vt:lpwstr>
      </vt:variant>
      <vt:variant>
        <vt:i4>1572915</vt:i4>
      </vt:variant>
      <vt:variant>
        <vt:i4>2</vt:i4>
      </vt:variant>
      <vt:variant>
        <vt:i4>0</vt:i4>
      </vt:variant>
      <vt:variant>
        <vt:i4>5</vt:i4>
      </vt:variant>
      <vt:variant>
        <vt:lpwstr/>
      </vt:variant>
      <vt:variant>
        <vt:lpwstr>_Toc406156486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creator>linbin</dc:creator>
  <cp:lastModifiedBy>余峥峥</cp:lastModifiedBy>
  <cp:revision>423</cp:revision>
  <cp:lastPrinted>2001-08-09T04:38:00Z</cp:lastPrinted>
  <dcterms:created xsi:type="dcterms:W3CDTF">2015-11-09T03:07:00Z</dcterms:created>
  <dcterms:modified xsi:type="dcterms:W3CDTF">2016-08-03T09:08:00Z</dcterms:modified>
</cp:coreProperties>
</file>